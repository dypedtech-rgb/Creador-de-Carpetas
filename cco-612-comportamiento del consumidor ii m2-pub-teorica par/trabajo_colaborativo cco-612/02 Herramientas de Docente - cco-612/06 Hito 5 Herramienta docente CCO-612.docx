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jdgxs" w:id="0"/>
      <w:bookmarkEnd w:id="0"/>
      <w:commentRangeStart w:id="0"/>
      <w:r w:rsidDel="00000000" w:rsidR="00000000" w:rsidRPr="00000000">
        <w:rPr>
          <w:rtl w:val="0"/>
        </w:rPr>
        <w:t xml:space="preserve">PLANTILLA HITO 05 – INTEGRACIÓN</w:t>
      </w:r>
      <w:commentRangeEnd w:id="0"/>
      <w:r w:rsidDel="00000000" w:rsidR="00000000" w:rsidRPr="00000000">
        <w:commentReference w:id="0"/>
      </w:r>
      <w:r w:rsidDel="00000000" w:rsidR="00000000" w:rsidRPr="00000000">
        <w:rPr>
          <w:rtl w:val="0"/>
        </w:rPr>
        <w:br w:type="textWrapping"/>
      </w:r>
      <w:r w:rsidDel="00000000" w:rsidR="00000000" w:rsidRPr="00000000">
        <w:rPr>
          <w:sz w:val="20"/>
          <w:szCs w:val="20"/>
          <w:rtl w:val="0"/>
        </w:rPr>
        <w:t xml:space="preserve">TEÓRICAS PAR</w:t>
      </w:r>
      <w:r w:rsidDel="00000000" w:rsidR="00000000" w:rsidRPr="00000000">
        <w:rPr>
          <w:rtl w:val="0"/>
        </w:rPr>
      </w:r>
    </w:p>
    <w:p w:rsidR="00000000" w:rsidDel="00000000" w:rsidP="00000000" w:rsidRDefault="00000000" w:rsidRPr="00000000" w14:paraId="00000002">
      <w:pPr>
        <w:spacing w:after="160" w:line="240" w:lineRule="auto"/>
        <w:ind w:right="-40.866141732282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presente plantilla solo trabaja el Hito 05, un Hito destinado a introducir la base teórica conceptual de la asignatura. Este Hito está integrado por 4 semanas comenzando por la semana 17. Para crear las actividades de aprendizaje usa las plantillas que se adjuntan y solo reemplaza la información, hazlo todas las semanas (También puedes revisar el documento Plantillas Actividades de Aprendizaje para guiarte).</w:t>
      </w:r>
    </w:p>
    <w:tbl>
      <w:tblPr>
        <w:tblStyle w:val="Table1"/>
        <w:tblW w:w="9090.0" w:type="dxa"/>
        <w:jc w:val="left"/>
        <w:tblLayout w:type="fixed"/>
        <w:tblLook w:val="0400"/>
      </w:tblPr>
      <w:tblGrid>
        <w:gridCol w:w="3255"/>
        <w:gridCol w:w="5835"/>
        <w:tblGridChange w:id="0">
          <w:tblGrid>
            <w:gridCol w:w="3255"/>
            <w:gridCol w:w="58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Carrera(s)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ind w:right="-182.5984251968498"/>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Asignatura (Código y 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ind w:right="-182.5984251968498"/>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Comportamiento del consumidor II CCO-612(M-S)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Carga Horaria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 horas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 experto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 Patricia Del Rosario Arrieta Melgarejo Ph.D.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entrega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de mayo</w:t>
            </w:r>
          </w:p>
        </w:tc>
      </w:tr>
    </w:tbl>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tl w:val="0"/>
        </w:rPr>
      </w:r>
    </w:p>
    <w:sdt>
      <w:sdtPr>
        <w:id w:val="434354237"/>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Calibri" w:cs="Calibri" w:eastAsia="Calibri" w:hAnsi="Calibri"/>
                <w:color w:val="cc99ff"/>
                <w:sz w:val="24"/>
                <w:szCs w:val="24"/>
                <w:u w:val="single"/>
                <w:rtl w:val="0"/>
              </w:rPr>
              <w:t xml:space="preserve">PLANTILLA HITO 05 – INTEGRACIÓN</w:t>
              <w:br w:type="textWrapping"/>
              <w:t xml:space="preserve">TEÓRICAS PAR</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color w:val="1155cc"/>
              <w:u w:val="single"/>
            </w:rPr>
          </w:pPr>
          <w:hyperlink w:anchor="_60q3kv626qht">
            <w:r w:rsidDel="00000000" w:rsidR="00000000" w:rsidRPr="00000000">
              <w:rPr>
                <w:color w:val="cc99ff"/>
                <w:u w:val="single"/>
                <w:rtl w:val="0"/>
              </w:rPr>
              <w:t xml:space="preserve">Página Principal de Hito 05: Escribe el nombre del Hito</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1155cc"/>
              <w:u w:val="single"/>
            </w:rPr>
          </w:pPr>
          <w:hyperlink w:anchor="_js0h1hnlwdtc">
            <w:r w:rsidDel="00000000" w:rsidR="00000000" w:rsidRPr="00000000">
              <w:rPr>
                <w:color w:val="cc99ff"/>
                <w:u w:val="single"/>
                <w:rtl w:val="0"/>
              </w:rPr>
              <w:t xml:space="preserve">Ruta de aprendizaje Hito 05</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color w:val="1155cc"/>
              <w:u w:val="single"/>
            </w:rPr>
          </w:pPr>
          <w:hyperlink w:anchor="_gvl9ubksh42g">
            <w:r w:rsidDel="00000000" w:rsidR="00000000" w:rsidRPr="00000000">
              <w:rPr>
                <w:color w:val="cc99ff"/>
                <w:u w:val="single"/>
                <w:rtl w:val="0"/>
              </w:rPr>
              <w:t xml:space="preserve">Hito 05 Semana 17</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1155cc"/>
              <w:u w:val="single"/>
            </w:rPr>
          </w:pPr>
          <w:hyperlink w:anchor="_e27y00gv00xv">
            <w:r w:rsidDel="00000000" w:rsidR="00000000" w:rsidRPr="00000000">
              <w:rPr>
                <w:color w:val="cc99ff"/>
                <w:u w:val="single"/>
                <w:rtl w:val="0"/>
              </w:rPr>
              <w:t xml:space="preserve">S17 Material programado</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1155cc"/>
              <w:u w:val="single"/>
            </w:rPr>
          </w:pPr>
          <w:hyperlink w:anchor="_1cwad8h0t0si">
            <w:r w:rsidDel="00000000" w:rsidR="00000000" w:rsidRPr="00000000">
              <w:rPr>
                <w:color w:val="cc99ff"/>
                <w:u w:val="single"/>
                <w:rtl w:val="0"/>
              </w:rPr>
              <w:t xml:space="preserve">S17 Material complementario (No obligatorio)</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1155cc"/>
              <w:u w:val="single"/>
            </w:rPr>
          </w:pPr>
          <w:hyperlink r:id="rId7">
            <w:r w:rsidDel="00000000" w:rsidR="00000000" w:rsidRPr="00000000">
              <w:rPr>
                <w:color w:val="cc99ff"/>
                <w:u w:val="single"/>
                <w:rtl w:val="0"/>
              </w:rPr>
              <w:t xml:space="preserve">S17 Foro: (Poner un nombre al Foro)</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1155cc"/>
              <w:u w:val="single"/>
            </w:rPr>
          </w:pPr>
          <w:hyperlink w:anchor="_b1asfgsg3eim">
            <w:r w:rsidDel="00000000" w:rsidR="00000000" w:rsidRPr="00000000">
              <w:rPr>
                <w:color w:val="cc99ff"/>
                <w:u w:val="single"/>
                <w:rtl w:val="0"/>
              </w:rPr>
              <w:t xml:space="preserve">S17 Proyecto: (Poner el nombre del proyecto)</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color w:val="1155cc"/>
              <w:u w:val="single"/>
            </w:rPr>
          </w:pPr>
          <w:hyperlink w:anchor="_zdt48npl4x1u">
            <w:r w:rsidDel="00000000" w:rsidR="00000000" w:rsidRPr="00000000">
              <w:rPr>
                <w:color w:val="cc99ff"/>
                <w:u w:val="single"/>
                <w:rtl w:val="0"/>
              </w:rPr>
              <w:t xml:space="preserve">Hito 05 Semana 18</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1155cc"/>
              <w:u w:val="single"/>
            </w:rPr>
          </w:pPr>
          <w:hyperlink w:anchor="_u24rqibpj9h7">
            <w:r w:rsidDel="00000000" w:rsidR="00000000" w:rsidRPr="00000000">
              <w:rPr>
                <w:color w:val="cc99ff"/>
                <w:u w:val="single"/>
                <w:rtl w:val="0"/>
              </w:rPr>
              <w:t xml:space="preserve">S18 Material programado</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1155cc"/>
              <w:u w:val="single"/>
            </w:rPr>
          </w:pPr>
          <w:hyperlink w:anchor="_meh1zgvnt827">
            <w:r w:rsidDel="00000000" w:rsidR="00000000" w:rsidRPr="00000000">
              <w:rPr>
                <w:color w:val="cc99ff"/>
                <w:u w:val="single"/>
                <w:rtl w:val="0"/>
              </w:rPr>
              <w:t xml:space="preserve">S18 Material complementario (No obligatorio)</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1155cc"/>
              <w:u w:val="single"/>
            </w:rPr>
          </w:pPr>
          <w:hyperlink r:id="rId8">
            <w:r w:rsidDel="00000000" w:rsidR="00000000" w:rsidRPr="00000000">
              <w:rPr>
                <w:color w:val="cc99ff"/>
                <w:u w:val="single"/>
                <w:rtl w:val="0"/>
              </w:rPr>
              <w:t xml:space="preserve">S18 Foro: (Poner un nombre al Foro)</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1155cc"/>
              <w:u w:val="single"/>
            </w:rPr>
          </w:pPr>
          <w:hyperlink r:id="rId9">
            <w:r w:rsidDel="00000000" w:rsidR="00000000" w:rsidRPr="00000000">
              <w:rPr>
                <w:color w:val="cc99ff"/>
                <w:u w:val="single"/>
                <w:rtl w:val="0"/>
              </w:rPr>
              <w:t xml:space="preserve">S18 Gamificación: (Poner un nombre a la actividad)</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1155cc"/>
              <w:u w:val="single"/>
            </w:rPr>
          </w:pPr>
          <w:hyperlink w:anchor="_hqf2n4pmqgny">
            <w:r w:rsidDel="00000000" w:rsidR="00000000" w:rsidRPr="00000000">
              <w:rPr>
                <w:color w:val="cc99ff"/>
                <w:u w:val="single"/>
                <w:rtl w:val="0"/>
              </w:rPr>
              <w:t xml:space="preserve">S18 Taller de proyecto: (Poner el nombre del proyecto)</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color w:val="1155cc"/>
              <w:u w:val="single"/>
            </w:rPr>
          </w:pPr>
          <w:hyperlink w:anchor="_mii1okyddhbn">
            <w:r w:rsidDel="00000000" w:rsidR="00000000" w:rsidRPr="00000000">
              <w:rPr>
                <w:color w:val="cc99ff"/>
                <w:u w:val="single"/>
                <w:rtl w:val="0"/>
              </w:rPr>
              <w:t xml:space="preserve">Hito 05 Semana 19</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1155cc"/>
              <w:u w:val="single"/>
            </w:rPr>
          </w:pPr>
          <w:hyperlink w:anchor="_tzbjsc5q7spm">
            <w:r w:rsidDel="00000000" w:rsidR="00000000" w:rsidRPr="00000000">
              <w:rPr>
                <w:color w:val="cc99ff"/>
                <w:u w:val="single"/>
                <w:rtl w:val="0"/>
              </w:rPr>
              <w:t xml:space="preserve">S19 Material programado</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1155cc"/>
              <w:u w:val="single"/>
            </w:rPr>
          </w:pPr>
          <w:hyperlink w:anchor="_bg3gyh8k7d5">
            <w:r w:rsidDel="00000000" w:rsidR="00000000" w:rsidRPr="00000000">
              <w:rPr>
                <w:color w:val="cc99ff"/>
                <w:u w:val="single"/>
                <w:rtl w:val="0"/>
              </w:rPr>
              <w:t xml:space="preserve">S19 Material complementario (No obligatorio)</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1155cc"/>
              <w:u w:val="single"/>
            </w:rPr>
          </w:pPr>
          <w:hyperlink r:id="rId10">
            <w:r w:rsidDel="00000000" w:rsidR="00000000" w:rsidRPr="00000000">
              <w:rPr>
                <w:color w:val="cc99ff"/>
                <w:u w:val="single"/>
                <w:rtl w:val="0"/>
              </w:rPr>
              <w:t xml:space="preserve">S19 Foro: (Poner un nombre al Foro)</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1155cc"/>
              <w:u w:val="single"/>
            </w:rPr>
          </w:pPr>
          <w:hyperlink w:anchor="_7vozjmjso8ai">
            <w:r w:rsidDel="00000000" w:rsidR="00000000" w:rsidRPr="00000000">
              <w:rPr>
                <w:color w:val="cc99ff"/>
                <w:u w:val="single"/>
                <w:rtl w:val="0"/>
              </w:rPr>
              <w:t xml:space="preserve">S19 Proyecto:</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color w:val="1155cc"/>
              <w:u w:val="single"/>
            </w:rPr>
          </w:pPr>
          <w:hyperlink w:anchor="_qmn6ryvj15ks">
            <w:r w:rsidDel="00000000" w:rsidR="00000000" w:rsidRPr="00000000">
              <w:rPr>
                <w:rFonts w:ascii="Calibri" w:cs="Calibri" w:eastAsia="Calibri" w:hAnsi="Calibri"/>
                <w:color w:val="cc99ff"/>
                <w:sz w:val="24"/>
                <w:szCs w:val="24"/>
                <w:u w:val="single"/>
                <w:rtl w:val="0"/>
              </w:rPr>
              <w:t xml:space="preserve">Hito 05 Semana 20</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1155cc"/>
              <w:u w:val="single"/>
            </w:rPr>
          </w:pPr>
          <w:hyperlink w:anchor="_jow1mn5q0ahn">
            <w:r w:rsidDel="00000000" w:rsidR="00000000" w:rsidRPr="00000000">
              <w:rPr>
                <w:rFonts w:ascii="Calibri" w:cs="Calibri" w:eastAsia="Calibri" w:hAnsi="Calibri"/>
                <w:color w:val="cc99ff"/>
                <w:sz w:val="24"/>
                <w:szCs w:val="24"/>
                <w:u w:val="single"/>
                <w:rtl w:val="0"/>
              </w:rPr>
              <w:t xml:space="preserve">S20 Material programado</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1155cc"/>
              <w:u w:val="single"/>
            </w:rPr>
          </w:pPr>
          <w:hyperlink w:anchor="_idf4r2z2vvpc">
            <w:r w:rsidDel="00000000" w:rsidR="00000000" w:rsidRPr="00000000">
              <w:rPr>
                <w:rFonts w:ascii="Calibri" w:cs="Calibri" w:eastAsia="Calibri" w:hAnsi="Calibri"/>
                <w:color w:val="cc99ff"/>
                <w:sz w:val="24"/>
                <w:szCs w:val="24"/>
                <w:u w:val="single"/>
                <w:rtl w:val="0"/>
              </w:rPr>
              <w:t xml:space="preserve">S20 Material complementario (No obligatorio)</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1155cc"/>
              <w:u w:val="single"/>
            </w:rPr>
          </w:pPr>
          <w:hyperlink w:anchor="_xkzn9kcyf2fd">
            <w:r w:rsidDel="00000000" w:rsidR="00000000" w:rsidRPr="00000000">
              <w:rPr>
                <w:rFonts w:ascii="Calibri" w:cs="Calibri" w:eastAsia="Calibri" w:hAnsi="Calibri"/>
                <w:color w:val="cc99ff"/>
                <w:sz w:val="24"/>
                <w:szCs w:val="24"/>
                <w:u w:val="single"/>
                <w:rtl w:val="0"/>
              </w:rPr>
              <w:t xml:space="preserve">S20 Taller de proyecto: (Poner el nombre del proyecto)</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160" w:line="259" w:lineRule="auto"/>
        <w:rPr>
          <w:rFonts w:ascii="Calibri" w:cs="Calibri" w:eastAsia="Calibri" w:hAnsi="Calibri"/>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tl w:val="0"/>
        </w:rPr>
      </w:r>
    </w:p>
    <w:tbl>
      <w:tblPr>
        <w:tblStyle w:val="Table2"/>
        <w:tblpPr w:leftFromText="180" w:rightFromText="180" w:topFromText="180" w:bottomFromText="180" w:vertAnchor="text" w:horzAnchor="text" w:tblpX="-990" w:tblpY="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99ff" w:val="clear"/>
          </w:tcPr>
          <w:p w:rsidR="00000000" w:rsidDel="00000000" w:rsidP="00000000" w:rsidRDefault="00000000" w:rsidRPr="00000000" w14:paraId="00000027">
            <w:pPr>
              <w:pStyle w:val="Heading1"/>
              <w:jc w:val="both"/>
              <w:rPr/>
            </w:pPr>
            <w:bookmarkStart w:colFirst="0" w:colLast="0" w:name="_60q3kv626qht" w:id="1"/>
            <w:bookmarkEnd w:id="1"/>
            <w:r w:rsidDel="00000000" w:rsidR="00000000" w:rsidRPr="00000000">
              <w:rPr>
                <w:rtl w:val="0"/>
              </w:rPr>
              <w:t xml:space="preserve">Página Principal de Hito 05: Tendencias y evaluación del comportamiento del consumidor </w:t>
            </w:r>
          </w:p>
        </w:tc>
      </w:tr>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28">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vas a aprender ?</w:t>
            </w:r>
          </w:p>
        </w:tc>
      </w:tr>
      <w:tr>
        <w:trPr>
          <w:cantSplit w:val="0"/>
          <w:trHeight w:val="325" w:hRule="atLeast"/>
          <w:tblHeader w:val="0"/>
        </w:trPr>
        <w:tc>
          <w:tcPr>
            <w:shd w:fill="cccccc" w:val="clear"/>
          </w:tcPr>
          <w:p w:rsidR="00000000" w:rsidDel="00000000" w:rsidP="00000000" w:rsidRDefault="00000000" w:rsidRPr="00000000" w14:paraId="00000029">
            <w:pPr>
              <w:jc w:val="both"/>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Hito </w:t>
            </w:r>
          </w:p>
        </w:tc>
      </w:tr>
      <w:tr>
        <w:trPr>
          <w:cantSplit w:val="0"/>
          <w:trHeight w:val="325" w:hRule="atLeast"/>
          <w:tblHeader w:val="0"/>
        </w:trPr>
        <w:tc>
          <w:tcPr>
            <w:shd w:fill="cccccc" w:val="clear"/>
          </w:tcPr>
          <w:p w:rsidR="00000000" w:rsidDel="00000000" w:rsidP="00000000" w:rsidRDefault="00000000" w:rsidRPr="00000000" w14:paraId="0000002A">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la información necesaria con nuestro equipo. Con tu aporte, podremos elaborar los guiones audiovisuales que facilitarán la transmisión efectiva de los conceptos clave, aprendizajes y competencias que buscamos desarrollar en nuestros estudiantes a través de este hito, contribuyendo al desarrollo de las competencias esperadas en la asignatura.</w:t>
            </w:r>
          </w:p>
        </w:tc>
      </w:tr>
      <w:tr>
        <w:trPr>
          <w:cantSplit w:val="0"/>
          <w:tblHeader w:val="0"/>
        </w:trPr>
        <w:tc>
          <w:tcPr/>
          <w:p w:rsidR="00000000" w:rsidDel="00000000" w:rsidP="00000000" w:rsidRDefault="00000000" w:rsidRPr="00000000" w14:paraId="0000002B">
            <w:pPr>
              <w:spacing w:after="240" w:lineRule="auto"/>
              <w:jc w:val="both"/>
              <w:rPr>
                <w:rFonts w:ascii="Calibri" w:cs="Calibri" w:eastAsia="Calibri" w:hAnsi="Calibri"/>
                <w:sz w:val="24"/>
                <w:szCs w:val="24"/>
              </w:rPr>
            </w:pPr>
            <w:hyperlink r:id="rId11">
              <w:r w:rsidDel="00000000" w:rsidR="00000000" w:rsidRPr="00000000">
                <w:rPr>
                  <w:rFonts w:ascii="Calibri" w:cs="Calibri" w:eastAsia="Calibri" w:hAnsi="Calibri"/>
                  <w:color w:val="1155cc"/>
                  <w:sz w:val="24"/>
                  <w:szCs w:val="24"/>
                  <w:u w:val="single"/>
                  <w:rtl w:val="0"/>
                </w:rPr>
                <w:t xml:space="preserve">https://docs.google.com/document/d/1c_zAj4h6nJ7x__9SC7jmTJgTxcaFWtdE/edit?usp=drive_link&amp;ouid=116964615012484106443&amp;rtpof=true&amp;sd=true</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cc99ff" w:val="clear"/>
          </w:tcPr>
          <w:p w:rsidR="00000000" w:rsidDel="00000000" w:rsidP="00000000" w:rsidRDefault="00000000" w:rsidRPr="00000000" w14:paraId="0000002C">
            <w:pPr>
              <w:pStyle w:val="Heading2"/>
              <w:jc w:val="both"/>
              <w:rPr>
                <w:rFonts w:ascii="Calibri" w:cs="Calibri" w:eastAsia="Calibri" w:hAnsi="Calibri"/>
              </w:rPr>
            </w:pPr>
            <w:bookmarkStart w:colFirst="0" w:colLast="0" w:name="_js0h1hnlwdtc" w:id="2"/>
            <w:bookmarkEnd w:id="2"/>
            <w:r w:rsidDel="00000000" w:rsidR="00000000" w:rsidRPr="00000000">
              <w:rPr>
                <w:rFonts w:ascii="Calibri" w:cs="Calibri" w:eastAsia="Calibri" w:hAnsi="Calibri"/>
                <w:rtl w:val="0"/>
              </w:rPr>
              <w:t xml:space="preserve">Ruta de aprendizaje Hito 05</w:t>
            </w:r>
          </w:p>
        </w:tc>
      </w:tr>
      <w:tr>
        <w:trPr>
          <w:cantSplit w:val="0"/>
          <w:tblHeader w:val="0"/>
        </w:trPr>
        <w:tc>
          <w:tcPr>
            <w:shd w:fill="cccccc" w:val="clear"/>
          </w:tcPr>
          <w:p w:rsidR="00000000" w:rsidDel="00000000" w:rsidP="00000000" w:rsidRDefault="00000000" w:rsidRPr="00000000" w14:paraId="0000002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ruta de aprendizaje es un gráfico que revela cómo está organizado el Hito. Te pedimos que reemplaces el nombre o título del Hito y los títulos de cada semana. Llene la plantilla de ruta de aprendizaje.</w:t>
            </w:r>
          </w:p>
        </w:tc>
      </w:tr>
      <w:tr>
        <w:trPr>
          <w:cantSplit w:val="0"/>
          <w:tblHeader w:val="0"/>
        </w:trPr>
        <w:tc>
          <w:tcPr/>
          <w:p w:rsidR="00000000" w:rsidDel="00000000" w:rsidP="00000000" w:rsidRDefault="00000000" w:rsidRPr="00000000" w14:paraId="0000002E">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HITO 05 INNOVACIÓN</w:t>
            </w:r>
            <w:r w:rsidDel="00000000" w:rsidR="00000000" w:rsidRPr="00000000">
              <w:rPr>
                <w:rFonts w:ascii="Calibri" w:cs="Calibri" w:eastAsia="Calibri" w:hAnsi="Calibri"/>
                <w:sz w:val="24"/>
                <w:szCs w:val="24"/>
                <w:rtl w:val="0"/>
              </w:rPr>
              <w:t xml:space="preserve">: (Copiar el nombre de la herramienta 00)</w:t>
            </w:r>
          </w:p>
        </w:tc>
      </w:tr>
      <w:tr>
        <w:trPr>
          <w:cantSplit w:val="0"/>
          <w:tblHeader w:val="0"/>
        </w:trPr>
        <w:tc>
          <w:tcPr/>
          <w:p w:rsidR="00000000" w:rsidDel="00000000" w:rsidP="00000000" w:rsidRDefault="00000000" w:rsidRPr="00000000" w14:paraId="0000002F">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17: </w:t>
            </w:r>
            <w:r w:rsidDel="00000000" w:rsidR="00000000" w:rsidRPr="00000000">
              <w:rPr>
                <w:rFonts w:ascii="Calibri" w:cs="Calibri" w:eastAsia="Calibri" w:hAnsi="Calibri"/>
                <w:sz w:val="24"/>
                <w:szCs w:val="24"/>
                <w:rtl w:val="0"/>
              </w:rPr>
              <w:t xml:space="preserve">Digitalización y autoservicio</w:t>
            </w:r>
            <w:r w:rsidDel="00000000" w:rsidR="00000000" w:rsidRPr="00000000">
              <w:rPr>
                <w:rtl w:val="0"/>
              </w:rPr>
            </w:r>
          </w:p>
        </w:tc>
      </w:tr>
      <w:tr>
        <w:trPr>
          <w:cantSplit w:val="0"/>
          <w:tblHeader w:val="0"/>
        </w:trPr>
        <w:tc>
          <w:tcPr/>
          <w:p w:rsidR="00000000" w:rsidDel="00000000" w:rsidP="00000000" w:rsidRDefault="00000000" w:rsidRPr="00000000" w14:paraId="0000003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S17 Contenido</w:t>
            </w:r>
          </w:p>
        </w:tc>
      </w:tr>
      <w:tr>
        <w:trPr>
          <w:cantSplit w:val="0"/>
          <w:trHeight w:val="337.96875" w:hRule="atLeast"/>
          <w:tblHeader w:val="0"/>
        </w:trPr>
        <w:tc>
          <w:tcPr/>
          <w:p w:rsidR="00000000" w:rsidDel="00000000" w:rsidP="00000000" w:rsidRDefault="00000000" w:rsidRPr="00000000" w14:paraId="0000003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S17 Afianzamiento: </w:t>
            </w:r>
            <w:r w:rsidDel="00000000" w:rsidR="00000000" w:rsidRPr="00000000">
              <w:rPr>
                <w:rFonts w:ascii="Calibri" w:cs="Calibri" w:eastAsia="Calibri" w:hAnsi="Calibri"/>
                <w:sz w:val="24"/>
                <w:szCs w:val="24"/>
                <w:rtl w:val="0"/>
              </w:rPr>
              <w:t xml:space="preserve">Digitalización cuestionario</w:t>
            </w:r>
            <w:r w:rsidDel="00000000" w:rsidR="00000000" w:rsidRPr="00000000">
              <w:rPr>
                <w:rtl w:val="0"/>
              </w:rPr>
            </w:r>
          </w:p>
        </w:tc>
      </w:tr>
      <w:tr>
        <w:trPr>
          <w:cantSplit w:val="0"/>
          <w:tblHeader w:val="0"/>
        </w:trPr>
        <w:tc>
          <w:tcPr/>
          <w:p w:rsidR="00000000" w:rsidDel="00000000" w:rsidP="00000000" w:rsidRDefault="00000000" w:rsidRPr="00000000" w14:paraId="00000032">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S17 Proyecto: </w:t>
            </w:r>
            <w:r w:rsidDel="00000000" w:rsidR="00000000" w:rsidRPr="00000000">
              <w:rPr>
                <w:rFonts w:ascii="Calibri" w:cs="Calibri" w:eastAsia="Calibri" w:hAnsi="Calibri"/>
                <w:sz w:val="24"/>
                <w:szCs w:val="24"/>
                <w:rtl w:val="0"/>
              </w:rPr>
              <w:t xml:space="preserve">Idealización y digitalización  (base) </w:t>
            </w:r>
            <w:r w:rsidDel="00000000" w:rsidR="00000000" w:rsidRPr="00000000">
              <w:rPr>
                <w:rtl w:val="0"/>
              </w:rPr>
            </w:r>
          </w:p>
        </w:tc>
      </w:tr>
      <w:tr>
        <w:trPr>
          <w:cantSplit w:val="0"/>
          <w:tblHeader w:val="0"/>
        </w:trPr>
        <w:tc>
          <w:tcPr/>
          <w:p w:rsidR="00000000" w:rsidDel="00000000" w:rsidP="00000000" w:rsidRDefault="00000000" w:rsidRPr="00000000" w14:paraId="00000033">
            <w:pPr>
              <w:jc w:val="both"/>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4">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18:</w:t>
            </w:r>
            <w:r w:rsidDel="00000000" w:rsidR="00000000" w:rsidRPr="00000000">
              <w:rPr>
                <w:rFonts w:ascii="Calibri" w:cs="Calibri" w:eastAsia="Calibri" w:hAnsi="Calibri"/>
                <w:sz w:val="24"/>
                <w:szCs w:val="24"/>
                <w:rtl w:val="0"/>
              </w:rPr>
              <w:t xml:space="preserve"> Sostenibilidad y criterios </w:t>
            </w:r>
          </w:p>
        </w:tc>
      </w:tr>
      <w:tr>
        <w:trPr>
          <w:cantSplit w:val="0"/>
          <w:tblHeader w:val="0"/>
        </w:trPr>
        <w:tc>
          <w:tcPr/>
          <w:p w:rsidR="00000000" w:rsidDel="00000000" w:rsidP="00000000" w:rsidRDefault="00000000" w:rsidRPr="00000000" w14:paraId="0000003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S18 Contenido</w:t>
            </w:r>
          </w:p>
        </w:tc>
      </w:tr>
      <w:tr>
        <w:trPr>
          <w:cantSplit w:val="0"/>
          <w:tblHeader w:val="0"/>
        </w:trPr>
        <w:tc>
          <w:tcPr/>
          <w:p w:rsidR="00000000" w:rsidDel="00000000" w:rsidP="00000000" w:rsidRDefault="00000000" w:rsidRPr="00000000" w14:paraId="0000003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S18 Afianzamiento: </w:t>
            </w:r>
            <w:r w:rsidDel="00000000" w:rsidR="00000000" w:rsidRPr="00000000">
              <w:rPr>
                <w:rFonts w:ascii="Calibri" w:cs="Calibri" w:eastAsia="Calibri" w:hAnsi="Calibri"/>
                <w:sz w:val="24"/>
                <w:szCs w:val="24"/>
                <w:rtl w:val="0"/>
              </w:rPr>
              <w:t xml:space="preserve">Lectura comprensiva</w:t>
            </w:r>
            <w:r w:rsidDel="00000000" w:rsidR="00000000" w:rsidRPr="00000000">
              <w:rPr>
                <w:rtl w:val="0"/>
              </w:rPr>
            </w:r>
          </w:p>
        </w:tc>
      </w:tr>
      <w:tr>
        <w:trPr>
          <w:cantSplit w:val="0"/>
          <w:tblHeader w:val="0"/>
        </w:trPr>
        <w:tc>
          <w:tcPr/>
          <w:p w:rsidR="00000000" w:rsidDel="00000000" w:rsidP="00000000" w:rsidRDefault="00000000" w:rsidRPr="00000000" w14:paraId="00000037">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S18 Taller de proyecto: </w:t>
            </w:r>
            <w:r w:rsidDel="00000000" w:rsidR="00000000" w:rsidRPr="00000000">
              <w:rPr>
                <w:rFonts w:ascii="Calibri" w:cs="Calibri" w:eastAsia="Calibri" w:hAnsi="Calibri"/>
                <w:sz w:val="24"/>
                <w:szCs w:val="24"/>
                <w:rtl w:val="0"/>
              </w:rPr>
              <w:t xml:space="preserve">Filtro de sostenibilidad (propósito)</w:t>
            </w:r>
            <w:r w:rsidDel="00000000" w:rsidR="00000000" w:rsidRPr="00000000">
              <w:rPr>
                <w:rtl w:val="0"/>
              </w:rPr>
            </w:r>
          </w:p>
        </w:tc>
      </w:tr>
      <w:tr>
        <w:trPr>
          <w:cantSplit w:val="0"/>
          <w:tblHeader w:val="0"/>
        </w:trPr>
        <w:tc>
          <w:tcPr/>
          <w:p w:rsidR="00000000" w:rsidDel="00000000" w:rsidP="00000000" w:rsidRDefault="00000000" w:rsidRPr="00000000" w14:paraId="00000038">
            <w:pPr>
              <w:jc w:val="both"/>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9">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19: </w:t>
            </w:r>
            <w:r w:rsidDel="00000000" w:rsidR="00000000" w:rsidRPr="00000000">
              <w:rPr>
                <w:rFonts w:ascii="Calibri" w:cs="Calibri" w:eastAsia="Calibri" w:hAnsi="Calibri"/>
                <w:sz w:val="24"/>
                <w:szCs w:val="24"/>
                <w:rtl w:val="0"/>
              </w:rPr>
              <w:t xml:space="preserve">Análisi de datos predictivos</w:t>
            </w:r>
            <w:r w:rsidDel="00000000" w:rsidR="00000000" w:rsidRPr="00000000">
              <w:rPr>
                <w:rtl w:val="0"/>
              </w:rPr>
            </w:r>
          </w:p>
        </w:tc>
      </w:tr>
      <w:tr>
        <w:trPr>
          <w:cantSplit w:val="0"/>
          <w:tblHeader w:val="0"/>
        </w:trPr>
        <w:tc>
          <w:tcPr/>
          <w:p w:rsidR="00000000" w:rsidDel="00000000" w:rsidP="00000000" w:rsidRDefault="00000000" w:rsidRPr="00000000" w14:paraId="0000003A">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S19 Contenido</w:t>
            </w:r>
          </w:p>
        </w:tc>
      </w:tr>
      <w:tr>
        <w:trPr>
          <w:cantSplit w:val="0"/>
          <w:tblHeader w:val="0"/>
        </w:trPr>
        <w:tc>
          <w:tcPr/>
          <w:p w:rsidR="00000000" w:rsidDel="00000000" w:rsidP="00000000" w:rsidRDefault="00000000" w:rsidRPr="00000000" w14:paraId="0000003B">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S19 Afianzamiento: </w:t>
            </w:r>
            <w:r w:rsidDel="00000000" w:rsidR="00000000" w:rsidRPr="00000000">
              <w:rPr>
                <w:rFonts w:ascii="Calibri" w:cs="Calibri" w:eastAsia="Calibri" w:hAnsi="Calibri"/>
                <w:sz w:val="24"/>
                <w:szCs w:val="24"/>
                <w:rtl w:val="0"/>
              </w:rPr>
              <w:t xml:space="preserve">Recordando lo avanzado</w:t>
            </w:r>
            <w:r w:rsidDel="00000000" w:rsidR="00000000" w:rsidRPr="00000000">
              <w:rPr>
                <w:rtl w:val="0"/>
              </w:rPr>
            </w:r>
          </w:p>
        </w:tc>
      </w:tr>
      <w:tr>
        <w:trPr>
          <w:cantSplit w:val="0"/>
          <w:tblHeader w:val="0"/>
        </w:trPr>
        <w:tc>
          <w:tcPr/>
          <w:p w:rsidR="00000000" w:rsidDel="00000000" w:rsidP="00000000" w:rsidRDefault="00000000" w:rsidRPr="00000000" w14:paraId="0000003C">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S19 Proyecto: </w:t>
            </w:r>
            <w:r w:rsidDel="00000000" w:rsidR="00000000" w:rsidRPr="00000000">
              <w:rPr>
                <w:rFonts w:ascii="Calibri" w:cs="Calibri" w:eastAsia="Calibri" w:hAnsi="Calibri"/>
                <w:sz w:val="24"/>
                <w:szCs w:val="24"/>
                <w:rtl w:val="0"/>
              </w:rPr>
              <w:t xml:space="preserve">Inteligencia de datos (estrategia)</w:t>
            </w:r>
            <w:r w:rsidDel="00000000" w:rsidR="00000000" w:rsidRPr="00000000">
              <w:rPr>
                <w:rtl w:val="0"/>
              </w:rPr>
            </w:r>
          </w:p>
        </w:tc>
      </w:tr>
      <w:tr>
        <w:trPr>
          <w:cantSplit w:val="0"/>
          <w:tblHeader w:val="0"/>
        </w:trPr>
        <w:tc>
          <w:tcPr/>
          <w:p w:rsidR="00000000" w:rsidDel="00000000" w:rsidP="00000000" w:rsidRDefault="00000000" w:rsidRPr="00000000" w14:paraId="0000003D">
            <w:pPr>
              <w:jc w:val="both"/>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E">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20:</w:t>
            </w:r>
            <w:r w:rsidDel="00000000" w:rsidR="00000000" w:rsidRPr="00000000">
              <w:rPr>
                <w:rFonts w:ascii="Calibri" w:cs="Calibri" w:eastAsia="Calibri" w:hAnsi="Calibri"/>
                <w:sz w:val="24"/>
                <w:szCs w:val="24"/>
                <w:rtl w:val="0"/>
              </w:rPr>
              <w:t xml:space="preserve"> Servitización y modelos de suscripción </w:t>
            </w:r>
          </w:p>
        </w:tc>
      </w:tr>
      <w:tr>
        <w:trPr>
          <w:cantSplit w:val="0"/>
          <w:tblHeader w:val="0"/>
        </w:trPr>
        <w:tc>
          <w:tcPr/>
          <w:p w:rsidR="00000000" w:rsidDel="00000000" w:rsidP="00000000" w:rsidRDefault="00000000" w:rsidRPr="00000000" w14:paraId="0000003F">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S20 Contenido</w:t>
            </w:r>
          </w:p>
        </w:tc>
      </w:tr>
      <w:tr>
        <w:trPr>
          <w:cantSplit w:val="0"/>
          <w:trHeight w:val="411.93750000000136" w:hRule="atLeast"/>
          <w:tblHeader w:val="0"/>
        </w:trPr>
        <w:tc>
          <w:tcPr/>
          <w:p w:rsidR="00000000" w:rsidDel="00000000" w:rsidP="00000000" w:rsidRDefault="00000000" w:rsidRPr="00000000" w14:paraId="0000004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S20 Taller de proyecto: </w:t>
            </w:r>
            <w:r w:rsidDel="00000000" w:rsidR="00000000" w:rsidRPr="00000000">
              <w:rPr>
                <w:rFonts w:ascii="Calibri" w:cs="Calibri" w:eastAsia="Calibri" w:hAnsi="Calibri"/>
                <w:sz w:val="24"/>
                <w:szCs w:val="24"/>
                <w:rtl w:val="0"/>
              </w:rPr>
              <w:t xml:space="preserve">Servitización y cierre (modelo de ingresos)</w:t>
            </w:r>
            <w:r w:rsidDel="00000000" w:rsidR="00000000" w:rsidRPr="00000000">
              <w:rPr>
                <w:rtl w:val="0"/>
              </w:rPr>
            </w:r>
          </w:p>
        </w:tc>
      </w:tr>
      <w:tr>
        <w:trPr>
          <w:cantSplit w:val="0"/>
          <w:tblHeader w:val="0"/>
        </w:trPr>
        <w:tc>
          <w:tcPr/>
          <w:p w:rsidR="00000000" w:rsidDel="00000000" w:rsidP="00000000" w:rsidRDefault="00000000" w:rsidRPr="00000000" w14:paraId="0000004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S20 Autoevalúate</w:t>
            </w:r>
          </w:p>
        </w:tc>
      </w:tr>
      <w:tr>
        <w:trPr>
          <w:cantSplit w:val="0"/>
          <w:tblHeader w:val="0"/>
        </w:trPr>
        <w:tc>
          <w:tcPr/>
          <w:p w:rsidR="00000000" w:rsidDel="00000000" w:rsidP="00000000" w:rsidRDefault="00000000" w:rsidRPr="00000000" w14:paraId="00000042">
            <w:pPr>
              <w:jc w:val="both"/>
              <w:rPr>
                <w:rFonts w:ascii="Calibri" w:cs="Calibri" w:eastAsia="Calibri" w:hAnsi="Calibri"/>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43">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interesante!</w:t>
            </w:r>
          </w:p>
        </w:tc>
      </w:tr>
      <w:tr>
        <w:trPr>
          <w:cantSplit w:val="0"/>
          <w:tblHeader w:val="0"/>
        </w:trPr>
        <w:tc>
          <w:tcPr>
            <w:shd w:fill="cccccc" w:val="clear"/>
          </w:tcPr>
          <w:p w:rsidR="00000000" w:rsidDel="00000000" w:rsidP="00000000" w:rsidRDefault="00000000" w:rsidRPr="00000000" w14:paraId="00000044">
            <w:pPr>
              <w:widowControl w:val="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Escoge y copia el link de un video con las siguientes características (asegúrate de que el link esté bien copiado y que funcione:</w:t>
            </w:r>
          </w:p>
          <w:p w:rsidR="00000000" w:rsidDel="00000000" w:rsidP="00000000" w:rsidRDefault="00000000" w:rsidRPr="00000000" w14:paraId="00000045">
            <w:pPr>
              <w:widowControl w:val="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widowControl w:val="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de no más de 6 minutos de duración</w:t>
            </w:r>
          </w:p>
          <w:p w:rsidR="00000000" w:rsidDel="00000000" w:rsidP="00000000" w:rsidRDefault="00000000" w:rsidRPr="00000000" w14:paraId="00000047">
            <w:pPr>
              <w:widowControl w:val="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widowControl w:val="0"/>
              <w:numPr>
                <w:ilvl w:val="0"/>
                <w:numId w:val="1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Propósito: Interesar, sensibilizar, motivar al estudiante con relación a las posibilidades de aprendizaje de la asignatura.</w:t>
            </w:r>
          </w:p>
          <w:p w:rsidR="00000000" w:rsidDel="00000000" w:rsidP="00000000" w:rsidRDefault="00000000" w:rsidRPr="00000000" w14:paraId="00000049">
            <w:pPr>
              <w:widowControl w:val="0"/>
              <w:numPr>
                <w:ilvl w:val="0"/>
                <w:numId w:val="1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importante que el video esté totalmente vinculado con el contenido y propósito de la asignatura.</w:t>
            </w:r>
          </w:p>
          <w:p w:rsidR="00000000" w:rsidDel="00000000" w:rsidP="00000000" w:rsidRDefault="00000000" w:rsidRPr="00000000" w14:paraId="0000004A">
            <w:pPr>
              <w:widowControl w:val="0"/>
              <w:ind w:left="720" w:firstLine="0"/>
              <w:jc w:val="both"/>
              <w:rPr>
                <w:rFonts w:ascii="Calibri" w:cs="Calibri" w:eastAsia="Calibri" w:hAnsi="Calibri"/>
                <w:sz w:val="24"/>
                <w:szCs w:val="24"/>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4B">
            <w:pPr>
              <w:widowControl w:val="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una breve introducción al video:</w:t>
            </w:r>
          </w:p>
        </w:tc>
      </w:tr>
      <w:tr>
        <w:trPr>
          <w:cantSplit w:val="0"/>
          <w:tblHeader w:val="0"/>
        </w:trPr>
        <w:tc>
          <w:tcPr/>
          <w:p w:rsidR="00000000" w:rsidDel="00000000" w:rsidP="00000000" w:rsidRDefault="00000000" w:rsidRPr="00000000" w14:paraId="0000004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video invita a reflexionar sobre cómo la digitalización está transformando las oportunidades de las organizaciones para relacionarse con sus clientes, optimizar procesos y responder con mayor agilidad a los cambios del mercado. A partir de su revisión, se espera que el estudiante reconozca la importancia de incorporar soluciones digitales en la experiencia de compra y en los modelos de atención, especialmente en contextos profesionales donde la eficiencia, la autonomía del usuario y la generación de valor son factores clave para la competitividad. </w:t>
            </w:r>
          </w:p>
        </w:tc>
      </w:tr>
      <w:tr>
        <w:trPr>
          <w:cantSplit w:val="0"/>
          <w:tblHeader w:val="0"/>
        </w:trPr>
        <w:tc>
          <w:tcPr/>
          <w:p w:rsidR="00000000" w:rsidDel="00000000" w:rsidP="00000000" w:rsidRDefault="00000000" w:rsidRPr="00000000" w14:paraId="0000004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Digitalización y oportunidades</w:t>
            </w:r>
          </w:p>
          <w:p w:rsidR="00000000" w:rsidDel="00000000" w:rsidP="00000000" w:rsidRDefault="00000000" w:rsidRPr="00000000" w14:paraId="0000004E">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Banco Interamericano de Desarrollo</w:t>
            </w:r>
          </w:p>
          <w:p w:rsidR="00000000" w:rsidDel="00000000" w:rsidP="00000000" w:rsidRDefault="00000000" w:rsidRPr="00000000" w14:paraId="0000004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w:t>
            </w:r>
            <w:r w:rsidDel="00000000" w:rsidR="00000000" w:rsidRPr="00000000">
              <w:rPr>
                <w:rFonts w:ascii="Calibri" w:cs="Calibri" w:eastAsia="Calibri" w:hAnsi="Calibri"/>
                <w:sz w:val="24"/>
                <w:szCs w:val="24"/>
                <w:rtl w:val="0"/>
              </w:rPr>
              <w:t xml:space="preserve">10 ago 2022</w:t>
            </w:r>
            <w:r w:rsidDel="00000000" w:rsidR="00000000" w:rsidRPr="00000000">
              <w:rPr>
                <w:rtl w:val="0"/>
              </w:rPr>
            </w:r>
          </w:p>
          <w:p w:rsidR="00000000" w:rsidDel="00000000" w:rsidP="00000000" w:rsidRDefault="00000000" w:rsidRPr="00000000" w14:paraId="0000005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w:t>
            </w:r>
            <w:r w:rsidDel="00000000" w:rsidR="00000000" w:rsidRPr="00000000">
              <w:rPr>
                <w:rFonts w:ascii="Calibri" w:cs="Calibri" w:eastAsia="Calibri" w:hAnsi="Calibri"/>
                <w:sz w:val="24"/>
                <w:szCs w:val="24"/>
                <w:rtl w:val="0"/>
              </w:rPr>
              <w:t xml:space="preserve"> 3:41 min.</w:t>
            </w:r>
          </w:p>
          <w:p w:rsidR="00000000" w:rsidDel="00000000" w:rsidP="00000000" w:rsidRDefault="00000000" w:rsidRPr="00000000" w14:paraId="00000051">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URL:  </w:t>
            </w:r>
            <w:hyperlink r:id="rId12">
              <w:r w:rsidDel="00000000" w:rsidR="00000000" w:rsidRPr="00000000">
                <w:rPr>
                  <w:rFonts w:ascii="Calibri" w:cs="Calibri" w:eastAsia="Calibri" w:hAnsi="Calibri"/>
                  <w:color w:val="1155cc"/>
                  <w:sz w:val="24"/>
                  <w:szCs w:val="24"/>
                  <w:u w:val="single"/>
                  <w:rtl w:val="0"/>
                </w:rPr>
                <w:t xml:space="preserve">https://youtu.be/dGntpY77YGs?si=YS-1F7Ph4SSySASu</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52">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Amplía tu vocabulario</w:t>
            </w:r>
          </w:p>
        </w:tc>
      </w:tr>
      <w:tr>
        <w:trPr>
          <w:cantSplit w:val="0"/>
          <w:tblHeader w:val="0"/>
        </w:trPr>
        <w:tc>
          <w:tcPr>
            <w:shd w:fill="d9d9d9" w:val="clear"/>
          </w:tcPr>
          <w:p w:rsidR="00000000" w:rsidDel="00000000" w:rsidP="00000000" w:rsidRDefault="00000000" w:rsidRPr="00000000" w14:paraId="0000005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entre 8 y 10 conceptos clave que consideres que el estudiante no conoce o que son relativamente nuevos para él, y coloca una breve y sencilla definición. Estas palabras constituyen las más representativas del contenido general de la asignatura.</w:t>
            </w:r>
          </w:p>
          <w:p w:rsidR="00000000" w:rsidDel="00000000" w:rsidP="00000000" w:rsidRDefault="00000000" w:rsidRPr="00000000" w14:paraId="00000054">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Escríbelas en orden alfabético. </w:t>
            </w:r>
          </w:p>
        </w:tc>
      </w:tr>
      <w:tr>
        <w:trPr>
          <w:cantSplit w:val="0"/>
          <w:tblHeader w:val="0"/>
        </w:trPr>
        <w:tc>
          <w:tcPr/>
          <w:p w:rsidR="00000000" w:rsidDel="00000000" w:rsidP="00000000" w:rsidRDefault="00000000" w:rsidRPr="00000000" w14:paraId="00000055">
            <w:pPr>
              <w:numPr>
                <w:ilvl w:val="0"/>
                <w:numId w:val="17"/>
              </w:numPr>
              <w:spacing w:after="0" w:afterAutospacing="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Análisis predictivo:</w:t>
            </w:r>
            <w:r w:rsidDel="00000000" w:rsidR="00000000" w:rsidRPr="00000000">
              <w:rPr>
                <w:rFonts w:ascii="Calibri" w:cs="Calibri" w:eastAsia="Calibri" w:hAnsi="Calibri"/>
                <w:sz w:val="24"/>
                <w:szCs w:val="24"/>
                <w:rtl w:val="0"/>
              </w:rPr>
              <w:t xml:space="preserve"> Uso de datos, patrones y herramientas analíticas para anticipar posibles comportamientos futuros del consumidor, como intención de compra, abandono de marca o preferencia por determinados productos o servicios.</w:t>
            </w:r>
          </w:p>
          <w:p w:rsidR="00000000" w:rsidDel="00000000" w:rsidP="00000000" w:rsidRDefault="00000000" w:rsidRPr="00000000" w14:paraId="00000056">
            <w:pPr>
              <w:numPr>
                <w:ilvl w:val="0"/>
                <w:numId w:val="17"/>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Autoservicio digital:</w:t>
            </w:r>
            <w:r w:rsidDel="00000000" w:rsidR="00000000" w:rsidRPr="00000000">
              <w:rPr>
                <w:rFonts w:ascii="Calibri" w:cs="Calibri" w:eastAsia="Calibri" w:hAnsi="Calibri"/>
                <w:sz w:val="24"/>
                <w:szCs w:val="24"/>
                <w:rtl w:val="0"/>
              </w:rPr>
              <w:t xml:space="preserve"> Modelo de atención en el que el cliente puede informarse, comparar, comprar, configurar o solicitar soporte mediante plataformas digitales, sin depender necesariamente de la intervención directa de un vendedor.</w:t>
            </w:r>
          </w:p>
          <w:p w:rsidR="00000000" w:rsidDel="00000000" w:rsidP="00000000" w:rsidRDefault="00000000" w:rsidRPr="00000000" w14:paraId="00000057">
            <w:pPr>
              <w:numPr>
                <w:ilvl w:val="0"/>
                <w:numId w:val="17"/>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Big Data:</w:t>
            </w:r>
            <w:r w:rsidDel="00000000" w:rsidR="00000000" w:rsidRPr="00000000">
              <w:rPr>
                <w:rFonts w:ascii="Calibri" w:cs="Calibri" w:eastAsia="Calibri" w:hAnsi="Calibri"/>
                <w:sz w:val="24"/>
                <w:szCs w:val="24"/>
                <w:rtl w:val="0"/>
              </w:rPr>
              <w:t xml:space="preserve"> Conjunto de grandes volúmenes de datos generados por las interacciones de los consumidores en canales digitales, compras, redes sociales, plataformas web u otros puntos de contacto. Su análisis permite identificar patrones y tomar decisiones comerciales más precisas.</w:t>
            </w:r>
          </w:p>
          <w:p w:rsidR="00000000" w:rsidDel="00000000" w:rsidP="00000000" w:rsidRDefault="00000000" w:rsidRPr="00000000" w14:paraId="00000058">
            <w:pPr>
              <w:numPr>
                <w:ilvl w:val="0"/>
                <w:numId w:val="17"/>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Criterios de selección:</w:t>
            </w:r>
            <w:r w:rsidDel="00000000" w:rsidR="00000000" w:rsidRPr="00000000">
              <w:rPr>
                <w:rFonts w:ascii="Calibri" w:cs="Calibri" w:eastAsia="Calibri" w:hAnsi="Calibri"/>
                <w:sz w:val="24"/>
                <w:szCs w:val="24"/>
                <w:rtl w:val="0"/>
              </w:rPr>
              <w:t xml:space="preserve"> Factores que influyen en la decisión de compra del consumidor, como precio, calidad, conveniencia, sostenibilidad, confianza, reputación de marca o facilidad de uso.</w:t>
            </w:r>
          </w:p>
          <w:p w:rsidR="00000000" w:rsidDel="00000000" w:rsidP="00000000" w:rsidRDefault="00000000" w:rsidRPr="00000000" w14:paraId="00000059">
            <w:pPr>
              <w:numPr>
                <w:ilvl w:val="0"/>
                <w:numId w:val="17"/>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Digitalización:</w:t>
            </w:r>
            <w:r w:rsidDel="00000000" w:rsidR="00000000" w:rsidRPr="00000000">
              <w:rPr>
                <w:rFonts w:ascii="Calibri" w:cs="Calibri" w:eastAsia="Calibri" w:hAnsi="Calibri"/>
                <w:sz w:val="24"/>
                <w:szCs w:val="24"/>
                <w:rtl w:val="0"/>
              </w:rPr>
              <w:t xml:space="preserve"> Incorporación estratégica de tecnologías digitales para mejorar procesos, canales de atención, experiencias de compra y formas de relación entre las organizaciones y sus clientes.</w:t>
            </w:r>
          </w:p>
          <w:p w:rsidR="00000000" w:rsidDel="00000000" w:rsidP="00000000" w:rsidRDefault="00000000" w:rsidRPr="00000000" w14:paraId="0000005A">
            <w:pPr>
              <w:numPr>
                <w:ilvl w:val="0"/>
                <w:numId w:val="17"/>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Experiencia del cliente:</w:t>
            </w:r>
            <w:r w:rsidDel="00000000" w:rsidR="00000000" w:rsidRPr="00000000">
              <w:rPr>
                <w:rFonts w:ascii="Calibri" w:cs="Calibri" w:eastAsia="Calibri" w:hAnsi="Calibri"/>
                <w:sz w:val="24"/>
                <w:szCs w:val="24"/>
                <w:rtl w:val="0"/>
              </w:rPr>
              <w:t xml:space="preserve"> Percepción que tiene el consumidor a partir de todas sus interacciones con una marca, producto o servicio antes, durante y después de la compra.</w:t>
            </w:r>
          </w:p>
          <w:p w:rsidR="00000000" w:rsidDel="00000000" w:rsidP="00000000" w:rsidRDefault="00000000" w:rsidRPr="00000000" w14:paraId="0000005B">
            <w:pPr>
              <w:numPr>
                <w:ilvl w:val="0"/>
                <w:numId w:val="17"/>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Modelo de suscripción:</w:t>
            </w:r>
            <w:r w:rsidDel="00000000" w:rsidR="00000000" w:rsidRPr="00000000">
              <w:rPr>
                <w:rFonts w:ascii="Calibri" w:cs="Calibri" w:eastAsia="Calibri" w:hAnsi="Calibri"/>
                <w:sz w:val="24"/>
                <w:szCs w:val="24"/>
                <w:rtl w:val="0"/>
              </w:rPr>
              <w:t xml:space="preserve"> Forma de negocio en la que el cliente paga de manera periódica por acceder a un producto, servicio, beneficio o contenido, generando una relación continua con la marca.</w:t>
            </w:r>
          </w:p>
          <w:p w:rsidR="00000000" w:rsidDel="00000000" w:rsidP="00000000" w:rsidRDefault="00000000" w:rsidRPr="00000000" w14:paraId="0000005C">
            <w:pPr>
              <w:numPr>
                <w:ilvl w:val="0"/>
                <w:numId w:val="17"/>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Servitización:</w:t>
            </w:r>
            <w:r w:rsidDel="00000000" w:rsidR="00000000" w:rsidRPr="00000000">
              <w:rPr>
                <w:rFonts w:ascii="Calibri" w:cs="Calibri" w:eastAsia="Calibri" w:hAnsi="Calibri"/>
                <w:sz w:val="24"/>
                <w:szCs w:val="24"/>
                <w:rtl w:val="0"/>
              </w:rPr>
              <w:t xml:space="preserve"> Estrategia mediante la cual una empresa transforma una oferta basada en productos hacia una propuesta centrada en servicios, soluciones, acceso o resultados para el cliente.</w:t>
            </w:r>
          </w:p>
          <w:p w:rsidR="00000000" w:rsidDel="00000000" w:rsidP="00000000" w:rsidRDefault="00000000" w:rsidRPr="00000000" w14:paraId="0000005D">
            <w:pPr>
              <w:numPr>
                <w:ilvl w:val="0"/>
                <w:numId w:val="17"/>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Sostenibilidad en el consumo:</w:t>
            </w:r>
            <w:r w:rsidDel="00000000" w:rsidR="00000000" w:rsidRPr="00000000">
              <w:rPr>
                <w:rFonts w:ascii="Calibri" w:cs="Calibri" w:eastAsia="Calibri" w:hAnsi="Calibri"/>
                <w:sz w:val="24"/>
                <w:szCs w:val="24"/>
                <w:rtl w:val="0"/>
              </w:rPr>
              <w:t xml:space="preserve"> Enfoque que considera el impacto ambiental, social y económico de las decisiones de compra, promoviendo elecciones más responsables y coherentes con criterios éticos.</w:t>
            </w:r>
          </w:p>
          <w:p w:rsidR="00000000" w:rsidDel="00000000" w:rsidP="00000000" w:rsidRDefault="00000000" w:rsidRPr="00000000" w14:paraId="0000005E">
            <w:pPr>
              <w:numPr>
                <w:ilvl w:val="0"/>
                <w:numId w:val="17"/>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Transformación digital:</w:t>
            </w:r>
            <w:r w:rsidDel="00000000" w:rsidR="00000000" w:rsidRPr="00000000">
              <w:rPr>
                <w:rFonts w:ascii="Calibri" w:cs="Calibri" w:eastAsia="Calibri" w:hAnsi="Calibri"/>
                <w:sz w:val="24"/>
                <w:szCs w:val="24"/>
                <w:rtl w:val="0"/>
              </w:rPr>
              <w:t xml:space="preserve"> Cambio estratégico, cultural y organizacional que utiliza tecnologías digitales para crear valor, mejorar la competitividad y responder a nuevas expectativas del consumidor.</w:t>
            </w:r>
          </w:p>
          <w:p w:rsidR="00000000" w:rsidDel="00000000" w:rsidP="00000000" w:rsidRDefault="00000000" w:rsidRPr="00000000" w14:paraId="0000005F">
            <w:pPr>
              <w:numPr>
                <w:ilvl w:val="0"/>
                <w:numId w:val="17"/>
              </w:numPr>
              <w:spacing w:after="24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 de estudio:</w:t>
            </w:r>
            <w:r w:rsidDel="00000000" w:rsidR="00000000" w:rsidRPr="00000000">
              <w:rPr>
                <w:rFonts w:ascii="Calibri" w:cs="Calibri" w:eastAsia="Calibri" w:hAnsi="Calibri"/>
                <w:sz w:val="24"/>
                <w:szCs w:val="24"/>
                <w:rtl w:val="0"/>
              </w:rPr>
              <w:t xml:space="preserve"> Relaciona cada concepto con una situación profesional real. Por ejemplo, una empresa B2B puede usar análisis predictivo para anticipar la demanda de sus clientes, ofrecer autoservicio digital para agilizar cotizaciones y aplicar sostenibilidad para fortalecer su propuesta de valor.</w:t>
            </w:r>
            <w:r w:rsidDel="00000000" w:rsidR="00000000" w:rsidRPr="00000000">
              <w:rPr>
                <w:rtl w:val="0"/>
              </w:rPr>
            </w:r>
          </w:p>
        </w:tc>
      </w:tr>
    </w:tbl>
    <w:p w:rsidR="00000000" w:rsidDel="00000000" w:rsidP="00000000" w:rsidRDefault="00000000" w:rsidRPr="00000000" w14:paraId="00000060">
      <w:pPr>
        <w:spacing w:after="160" w:line="259" w:lineRule="auto"/>
        <w:jc w:val="both"/>
        <w:rPr>
          <w:rFonts w:ascii="Calibri" w:cs="Calibri" w:eastAsia="Calibri" w:hAnsi="Calibri"/>
          <w:b w:val="1"/>
          <w:bCs w:val="1"/>
          <w:sz w:val="44"/>
          <w:szCs w:val="44"/>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 </w:t>
      </w:r>
      <w:r w:rsidDel="00000000" w:rsidR="00000000" w:rsidRPr="00000000">
        <w:br w:type="page"/>
      </w:r>
      <w:r w:rsidDel="00000000" w:rsidR="00000000" w:rsidRPr="00000000">
        <w:rPr>
          <w:rtl w:val="0"/>
        </w:rPr>
      </w:r>
    </w:p>
    <w:p w:rsidR="00000000" w:rsidDel="00000000" w:rsidP="00000000" w:rsidRDefault="00000000" w:rsidRPr="00000000" w14:paraId="00000061">
      <w:pPr>
        <w:spacing w:after="160" w:line="259" w:lineRule="auto"/>
        <w:jc w:val="center"/>
        <w:rPr>
          <w:rFonts w:ascii="Calibri" w:cs="Calibri" w:eastAsia="Calibri" w:hAnsi="Calibri"/>
          <w:b w:val="1"/>
          <w:bCs w:val="1"/>
          <w:sz w:val="44"/>
          <w:szCs w:val="44"/>
        </w:rPr>
      </w:pPr>
      <w:r w:rsidDel="00000000" w:rsidR="00000000" w:rsidRPr="00000000">
        <w:rPr>
          <w:rtl w:val="0"/>
        </w:rPr>
      </w:r>
    </w:p>
    <w:tbl>
      <w:tblPr>
        <w:tblStyle w:val="Table3"/>
        <w:tblpPr w:leftFromText="180" w:rightFromText="180" w:topFromText="180" w:bottomFromText="180" w:vertAnchor="text" w:horzAnchor="text" w:tblpX="-990" w:tblpY="0"/>
        <w:tblW w:w="107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0"/>
        <w:gridCol w:w="1620"/>
        <w:gridCol w:w="195"/>
        <w:gridCol w:w="1995"/>
        <w:gridCol w:w="195"/>
        <w:gridCol w:w="3255"/>
        <w:tblGridChange w:id="0">
          <w:tblGrid>
            <w:gridCol w:w="3480"/>
            <w:gridCol w:w="1620"/>
            <w:gridCol w:w="195"/>
            <w:gridCol w:w="1995"/>
            <w:gridCol w:w="195"/>
            <w:gridCol w:w="3255"/>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062">
            <w:pPr>
              <w:pStyle w:val="Heading1"/>
              <w:rPr/>
            </w:pPr>
            <w:bookmarkStart w:colFirst="0" w:colLast="0" w:name="_gvl9ubksh42g" w:id="3"/>
            <w:bookmarkEnd w:id="3"/>
            <w:r w:rsidDel="00000000" w:rsidR="00000000" w:rsidRPr="00000000">
              <w:rPr>
                <w:rtl w:val="0"/>
              </w:rPr>
              <w:t xml:space="preserve">Hito 05 Semana 17</w:t>
            </w:r>
          </w:p>
        </w:tc>
      </w:tr>
      <w:tr>
        <w:trPr>
          <w:cantSplit w:val="0"/>
          <w:tblHeader w:val="0"/>
        </w:trPr>
        <w:tc>
          <w:tcPr>
            <w:gridSpan w:val="6"/>
            <w:shd w:fill="cccccc" w:val="clear"/>
          </w:tcPr>
          <w:p w:rsidR="00000000" w:rsidDel="00000000" w:rsidP="00000000" w:rsidRDefault="00000000" w:rsidRPr="00000000" w14:paraId="0000006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Título de la Semana 17: </w:t>
            </w:r>
            <w:r w:rsidDel="00000000" w:rsidR="00000000" w:rsidRPr="00000000">
              <w:rPr>
                <w:rFonts w:ascii="Calibri" w:cs="Calibri" w:eastAsia="Calibri" w:hAnsi="Calibri"/>
                <w:b w:val="1"/>
                <w:bCs w:val="1"/>
                <w:sz w:val="24"/>
                <w:szCs w:val="24"/>
                <w:rtl w:val="0"/>
              </w:rPr>
              <w:t xml:space="preserve">Digitalización y autoservicio</w:t>
            </w:r>
          </w:p>
        </w:tc>
      </w:tr>
      <w:tr>
        <w:trPr>
          <w:cantSplit w:val="0"/>
          <w:tblHeader w:val="0"/>
        </w:trPr>
        <w:tc>
          <w:tcPr>
            <w:gridSpan w:val="6"/>
            <w:shd w:fill="cccccc" w:val="clear"/>
          </w:tcPr>
          <w:p w:rsidR="00000000" w:rsidDel="00000000" w:rsidP="00000000" w:rsidRDefault="00000000" w:rsidRPr="00000000" w14:paraId="0000006E">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07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07A">
            <w:pPr>
              <w:spacing w:line="276" w:lineRule="auto"/>
              <w:rPr>
                <w:rFonts w:ascii="Calibri" w:cs="Calibri" w:eastAsia="Calibri" w:hAnsi="Calibri"/>
                <w:sz w:val="24"/>
                <w:szCs w:val="24"/>
              </w:rPr>
            </w:pPr>
            <w:hyperlink r:id="rId13">
              <w:r w:rsidDel="00000000" w:rsidR="00000000" w:rsidRPr="00000000">
                <w:rPr>
                  <w:rFonts w:ascii="Calibri" w:cs="Calibri" w:eastAsia="Calibri" w:hAnsi="Calibri"/>
                  <w:color w:val="1155cc"/>
                  <w:sz w:val="24"/>
                  <w:szCs w:val="24"/>
                  <w:u w:val="single"/>
                  <w:rtl w:val="0"/>
                </w:rPr>
                <w:t xml:space="preserve">https://docs.google.com/document/d/1c_zAj4h6nJ7x__9SC7jmTJgTxcaFWtdE/edit?usp=drive_link&amp;ouid=116964615012484106443&amp;rtpof=true&amp;sd=true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080">
            <w:pPr>
              <w:pStyle w:val="Heading2"/>
              <w:rPr>
                <w:rFonts w:ascii="Calibri" w:cs="Calibri" w:eastAsia="Calibri" w:hAnsi="Calibri"/>
                <w:sz w:val="30"/>
                <w:szCs w:val="30"/>
              </w:rPr>
            </w:pPr>
            <w:bookmarkStart w:colFirst="0" w:colLast="0" w:name="_e27y00gv00xv" w:id="4"/>
            <w:bookmarkEnd w:id="4"/>
            <w:r w:rsidDel="00000000" w:rsidR="00000000" w:rsidRPr="00000000">
              <w:rPr>
                <w:rFonts w:ascii="Calibri" w:cs="Calibri" w:eastAsia="Calibri" w:hAnsi="Calibri"/>
                <w:sz w:val="30"/>
                <w:szCs w:val="30"/>
                <w:rtl w:val="0"/>
              </w:rPr>
              <w:t xml:space="preserve">S17 Material programado</w:t>
            </w:r>
          </w:p>
        </w:tc>
      </w:tr>
      <w:tr>
        <w:trPr>
          <w:cantSplit w:val="0"/>
          <w:trHeight w:val="7860" w:hRule="atLeast"/>
          <w:tblHeader w:val="0"/>
        </w:trPr>
        <w:tc>
          <w:tcPr>
            <w:gridSpan w:val="6"/>
          </w:tcPr>
          <w:p w:rsidR="00000000" w:rsidDel="00000000" w:rsidP="00000000" w:rsidRDefault="00000000" w:rsidRPr="00000000" w14:paraId="00000086">
            <w:pPr>
              <w:widowControl w:val="0"/>
              <w:spacing w:line="276" w:lineRule="auto"/>
              <w:ind w:left="283.46456692913375" w:right="325.2755905511822"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087">
            <w:pPr>
              <w:widowControl w:val="0"/>
              <w:spacing w:line="276" w:lineRule="auto"/>
              <w:ind w:left="283.46456692913375" w:right="325.2755905511822"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088">
            <w:pPr>
              <w:widowControl w:val="0"/>
              <w:numPr>
                <w:ilvl w:val="0"/>
                <w:numId w:val="11"/>
              </w:numPr>
              <w:spacing w:line="276" w:lineRule="auto"/>
              <w:ind w:left="283.46456692913375" w:right="325.2755905511822"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089">
            <w:pPr>
              <w:widowControl w:val="0"/>
              <w:numPr>
                <w:ilvl w:val="0"/>
                <w:numId w:val="11"/>
              </w:numPr>
              <w:spacing w:line="276" w:lineRule="auto"/>
              <w:ind w:left="283.46456692913375" w:right="325.2755905511822"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08A">
            <w:pPr>
              <w:widowControl w:val="0"/>
              <w:spacing w:line="276" w:lineRule="auto"/>
              <w:ind w:left="720" w:firstLine="0"/>
              <w:rPr>
                <w:rFonts w:ascii="Calibri" w:cs="Calibri" w:eastAsia="Calibri" w:hAnsi="Calibri"/>
                <w:b w:val="1"/>
                <w:bCs w:val="1"/>
                <w:sz w:val="24"/>
                <w:szCs w:val="24"/>
              </w:rPr>
            </w:pPr>
            <w:r w:rsidDel="00000000" w:rsidR="00000000" w:rsidRPr="00000000">
              <w:rPr>
                <w:rtl w:val="0"/>
              </w:rPr>
            </w:r>
          </w:p>
          <w:tbl>
            <w:tblPr>
              <w:tblStyle w:val="Table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08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8D">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 </w:t>
                  </w:r>
                  <w:r w:rsidDel="00000000" w:rsidR="00000000" w:rsidRPr="00000000">
                    <w:rPr>
                      <w:rFonts w:ascii="Calibri" w:cs="Calibri" w:eastAsia="Calibri" w:hAnsi="Calibri"/>
                      <w:b w:val="1"/>
                      <w:bCs w:val="1"/>
                      <w:sz w:val="24"/>
                      <w:szCs w:val="24"/>
                      <w:rtl w:val="0"/>
                    </w:rPr>
                    <w:t xml:space="preserve">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8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 Digitalización como estrategia empresarial</w:t>
                  </w:r>
                </w:p>
                <w:p w:rsidR="00000000" w:rsidDel="00000000" w:rsidP="00000000" w:rsidRDefault="00000000" w:rsidRPr="00000000" w14:paraId="0000008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Fundación Confemental</w:t>
                  </w:r>
                </w:p>
                <w:p w:rsidR="00000000" w:rsidDel="00000000" w:rsidP="00000000" w:rsidRDefault="00000000" w:rsidRPr="00000000" w14:paraId="0000009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 Texto digital</w:t>
                  </w:r>
                </w:p>
                <w:p w:rsidR="00000000" w:rsidDel="00000000" w:rsidP="00000000" w:rsidRDefault="00000000" w:rsidRPr="00000000" w14:paraId="0000009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16 páginas</w:t>
                  </w:r>
                </w:p>
                <w:p w:rsidR="00000000" w:rsidDel="00000000" w:rsidP="00000000" w:rsidRDefault="00000000" w:rsidRPr="00000000" w14:paraId="0000009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80 min.</w:t>
                  </w:r>
                </w:p>
                <w:p w:rsidR="00000000" w:rsidDel="00000000" w:rsidP="00000000" w:rsidRDefault="00000000" w:rsidRPr="00000000" w14:paraId="0000009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tc>
              <w:tc>
                <w:tcPr/>
                <w:p w:rsidR="00000000" w:rsidDel="00000000" w:rsidP="00000000" w:rsidRDefault="00000000" w:rsidRPr="00000000" w14:paraId="0000009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97">
                  <w:pPr>
                    <w:rPr>
                      <w:rFonts w:ascii="Calibri" w:cs="Calibri" w:eastAsia="Calibri" w:hAnsi="Calibri"/>
                      <w:b w:val="1"/>
                      <w:bCs w:val="1"/>
                      <w:sz w:val="24"/>
                      <w:szCs w:val="24"/>
                    </w:rPr>
                  </w:pPr>
                  <w:hyperlink r:id="rId14">
                    <w:r w:rsidDel="00000000" w:rsidR="00000000" w:rsidRPr="00000000">
                      <w:rPr>
                        <w:rFonts w:ascii="Calibri" w:cs="Calibri" w:eastAsia="Calibri" w:hAnsi="Calibri"/>
                        <w:b w:val="1"/>
                        <w:bCs w:val="1"/>
                        <w:color w:val="1155cc"/>
                        <w:sz w:val="24"/>
                        <w:szCs w:val="24"/>
                        <w:u w:val="single"/>
                        <w:rtl w:val="0"/>
                      </w:rPr>
                      <w:t xml:space="preserve">https://fundacionconfemetal.com/wp-content/uploads/2022/10/Pages-from_Estrategia_-marketing_entorno_digital.pdf</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098">
                  <w:pPr>
                    <w:jc w:val="cente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9A">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9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9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 R</w:t>
                  </w:r>
                </w:p>
                <w:p w:rsidR="00000000" w:rsidDel="00000000" w:rsidP="00000000" w:rsidRDefault="00000000" w:rsidRPr="00000000" w14:paraId="0000009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1 slide</w:t>
                  </w:r>
                  <w:r w:rsidDel="00000000" w:rsidR="00000000" w:rsidRPr="00000000">
                    <w:rPr>
                      <w:rtl w:val="0"/>
                    </w:rPr>
                  </w:r>
                </w:p>
                <w:p w:rsidR="00000000" w:rsidDel="00000000" w:rsidP="00000000" w:rsidRDefault="00000000" w:rsidRPr="00000000" w14:paraId="000000A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3 min </w:t>
                  </w:r>
                </w:p>
                <w:p w:rsidR="00000000" w:rsidDel="00000000" w:rsidP="00000000" w:rsidRDefault="00000000" w:rsidRPr="00000000" w14:paraId="000000A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A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A4">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5">
                  <w:pPr>
                    <w:jc w:val="cente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0A6">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A7">
                  <w:pPr>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0A8">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0AE">
            <w:pPr>
              <w:pStyle w:val="Heading2"/>
              <w:rPr>
                <w:rFonts w:ascii="Calibri" w:cs="Calibri" w:eastAsia="Calibri" w:hAnsi="Calibri"/>
                <w:sz w:val="30"/>
                <w:szCs w:val="30"/>
              </w:rPr>
            </w:pPr>
            <w:bookmarkStart w:colFirst="0" w:colLast="0" w:name="_1cwad8h0t0si" w:id="5"/>
            <w:bookmarkEnd w:id="5"/>
            <w:r w:rsidDel="00000000" w:rsidR="00000000" w:rsidRPr="00000000">
              <w:rPr>
                <w:rFonts w:ascii="Calibri" w:cs="Calibri" w:eastAsia="Calibri" w:hAnsi="Calibri"/>
                <w:sz w:val="30"/>
                <w:szCs w:val="30"/>
                <w:rtl w:val="0"/>
              </w:rPr>
              <w:t xml:space="preserve">S17 Material complementario (No obligatorio)</w:t>
            </w:r>
          </w:p>
        </w:tc>
      </w:tr>
      <w:tr>
        <w:trPr>
          <w:cantSplit w:val="0"/>
          <w:tblHeader w:val="0"/>
        </w:trPr>
        <w:tc>
          <w:tcPr>
            <w:gridSpan w:val="6"/>
          </w:tcPr>
          <w:p w:rsidR="00000000" w:rsidDel="00000000" w:rsidP="00000000" w:rsidRDefault="00000000" w:rsidRPr="00000000" w14:paraId="000000B4">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B5">
            <w:pPr>
              <w:widowControl w:val="0"/>
              <w:spacing w:line="276" w:lineRule="auto"/>
              <w:rPr>
                <w:rFonts w:ascii="Calibri" w:cs="Calibri" w:eastAsia="Calibri" w:hAnsi="Calibri"/>
                <w:sz w:val="24"/>
                <w:szCs w:val="24"/>
              </w:rPr>
            </w:pPr>
            <w:r w:rsidDel="00000000" w:rsidR="00000000" w:rsidRPr="00000000">
              <w:rPr>
                <w:rtl w:val="0"/>
              </w:rPr>
            </w:r>
          </w:p>
          <w:tbl>
            <w:tblPr>
              <w:tblStyle w:val="Table5"/>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6465"/>
              <w:gridCol w:w="2445"/>
              <w:tblGridChange w:id="0">
                <w:tblGrid>
                  <w:gridCol w:w="1545"/>
                  <w:gridCol w:w="6465"/>
                  <w:gridCol w:w="2445"/>
                </w:tblGrid>
              </w:tblGridChange>
            </w:tblGrid>
            <w:tr>
              <w:trPr>
                <w:cantSplit w:val="0"/>
                <w:tblHeader w:val="0"/>
              </w:trPr>
              <w:tc>
                <w:tcPr/>
                <w:p w:rsidR="00000000" w:rsidDel="00000000" w:rsidP="00000000" w:rsidRDefault="00000000" w:rsidRPr="00000000" w14:paraId="000000B6">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B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 Guía de digitalización</w:t>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Editorial UNIJURIS</w:t>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 Texto digital </w:t>
                  </w:r>
                </w:p>
                <w:p w:rsidR="00000000" w:rsidDel="00000000" w:rsidP="00000000" w:rsidRDefault="00000000" w:rsidRPr="00000000" w14:paraId="000000B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0B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114 hojas</w:t>
                  </w:r>
                </w:p>
                <w:p w:rsidR="00000000" w:rsidDel="00000000" w:rsidP="00000000" w:rsidRDefault="00000000" w:rsidRPr="00000000" w14:paraId="000000B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6 horas </w:t>
                  </w:r>
                </w:p>
                <w:p w:rsidR="00000000" w:rsidDel="00000000" w:rsidP="00000000" w:rsidRDefault="00000000" w:rsidRPr="00000000" w14:paraId="000000B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0C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C2">
                  <w:pPr>
                    <w:rPr>
                      <w:rFonts w:ascii="Calibri" w:cs="Calibri" w:eastAsia="Calibri" w:hAnsi="Calibri"/>
                      <w:b w:val="1"/>
                      <w:bCs w:val="1"/>
                      <w:sz w:val="24"/>
                      <w:szCs w:val="24"/>
                    </w:rPr>
                  </w:pPr>
                  <w:hyperlink r:id="rId15">
                    <w:r w:rsidDel="00000000" w:rsidR="00000000" w:rsidRPr="00000000">
                      <w:rPr>
                        <w:rFonts w:ascii="Calibri" w:cs="Calibri" w:eastAsia="Calibri" w:hAnsi="Calibri"/>
                        <w:b w:val="1"/>
                        <w:bCs w:val="1"/>
                        <w:color w:val="1155cc"/>
                        <w:sz w:val="24"/>
                        <w:szCs w:val="24"/>
                        <w:u w:val="single"/>
                        <w:rtl w:val="0"/>
                      </w:rPr>
                      <w:t xml:space="preserve">https://www.undp.org/sites/g/files/zskgke326/files/2024-12/libro_guia_para_la_digitalizacion_de_servicios_web_arreglado.pdf</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0C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C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Fonts w:ascii="Calibri" w:cs="Calibri" w:eastAsia="Calibri" w:hAnsi="Calibri"/>
                      <w:sz w:val="24"/>
                      <w:szCs w:val="24"/>
                      <w:rtl w:val="0"/>
                    </w:rPr>
                    <w:t xml:space="preserve">Digitalización de la empresa</w:t>
                  </w:r>
                </w:p>
                <w:p w:rsidR="00000000" w:rsidDel="00000000" w:rsidP="00000000" w:rsidRDefault="00000000" w:rsidRPr="00000000" w14:paraId="000000C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Tu formación importa </w:t>
                  </w:r>
                </w:p>
                <w:p w:rsidR="00000000" w:rsidDel="00000000" w:rsidP="00000000" w:rsidRDefault="00000000" w:rsidRPr="00000000" w14:paraId="000000C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2025</w:t>
                  </w:r>
                </w:p>
                <w:p w:rsidR="00000000" w:rsidDel="00000000" w:rsidP="00000000" w:rsidRDefault="00000000" w:rsidRPr="00000000" w14:paraId="000000C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3 minutos 9 segundos</w:t>
                  </w:r>
                </w:p>
                <w:p w:rsidR="00000000" w:rsidDel="00000000" w:rsidP="00000000" w:rsidRDefault="00000000" w:rsidRPr="00000000" w14:paraId="000000C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6 minutos 27 segundos </w:t>
                  </w:r>
                </w:p>
                <w:p w:rsidR="00000000" w:rsidDel="00000000" w:rsidP="00000000" w:rsidRDefault="00000000" w:rsidRPr="00000000" w14:paraId="000000C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C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CD">
                  <w:pPr>
                    <w:rPr>
                      <w:rFonts w:ascii="Calibri" w:cs="Calibri" w:eastAsia="Calibri" w:hAnsi="Calibri"/>
                      <w:b w:val="1"/>
                      <w:bCs w:val="1"/>
                      <w:sz w:val="24"/>
                      <w:szCs w:val="24"/>
                    </w:rPr>
                  </w:pPr>
                  <w:hyperlink r:id="rId16">
                    <w:r w:rsidDel="00000000" w:rsidR="00000000" w:rsidRPr="00000000">
                      <w:rPr>
                        <w:rFonts w:ascii="Calibri" w:cs="Calibri" w:eastAsia="Calibri" w:hAnsi="Calibri"/>
                        <w:b w:val="1"/>
                        <w:bCs w:val="1"/>
                        <w:color w:val="1155cc"/>
                        <w:sz w:val="24"/>
                        <w:szCs w:val="24"/>
                        <w:u w:val="single"/>
                        <w:rtl w:val="0"/>
                      </w:rPr>
                      <w:t xml:space="preserve">https://www.youtube.com/watch?v=rnL3bag3a7Y&amp;pp=ygUeZGlnaXRhbGl6YWNpw7NuIHkgYXV0b3NlcnZpY2lv</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0CE">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D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D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0D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nn</w:t>
                  </w:r>
                </w:p>
                <w:p w:rsidR="00000000" w:rsidDel="00000000" w:rsidP="00000000" w:rsidRDefault="00000000" w:rsidRPr="00000000" w14:paraId="000000D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D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0D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D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Fonts w:ascii="Calibri" w:cs="Calibri" w:eastAsia="Calibri" w:hAnsi="Calibri"/>
                      <w:sz w:val="24"/>
                      <w:szCs w:val="24"/>
                      <w:rtl w:val="0"/>
                    </w:rPr>
                    <w:t xml:space="preserve">Las 4 etapas de la digitalización</w:t>
                  </w:r>
                </w:p>
                <w:p w:rsidR="00000000" w:rsidDel="00000000" w:rsidP="00000000" w:rsidRDefault="00000000" w:rsidRPr="00000000" w14:paraId="000000D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Dana</w:t>
                  </w:r>
                </w:p>
                <w:p w:rsidR="00000000" w:rsidDel="00000000" w:rsidP="00000000" w:rsidRDefault="00000000" w:rsidRPr="00000000" w14:paraId="000000D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3 min</w:t>
                  </w:r>
                </w:p>
                <w:p w:rsidR="00000000" w:rsidDel="00000000" w:rsidP="00000000" w:rsidRDefault="00000000" w:rsidRPr="00000000" w14:paraId="000000D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0DF">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E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E1">
                  <w:pPr>
                    <w:rPr>
                      <w:rFonts w:ascii="Calibri" w:cs="Calibri" w:eastAsia="Calibri" w:hAnsi="Calibri"/>
                      <w:b w:val="1"/>
                      <w:bCs w:val="1"/>
                      <w:sz w:val="24"/>
                      <w:szCs w:val="24"/>
                    </w:rPr>
                  </w:pPr>
                  <w:commentRangeStart w:id="1"/>
                  <w:r w:rsidDel="00000000" w:rsidR="00000000" w:rsidRPr="00000000">
                    <w:rPr>
                      <w:rFonts w:ascii="Calibri" w:cs="Calibri" w:eastAsia="Calibri" w:hAnsi="Calibri"/>
                      <w:b w:val="1"/>
                      <w:bCs w:val="1"/>
                      <w:sz w:val="24"/>
                      <w:szCs w:val="24"/>
                    </w:rPr>
                    <w:drawing>
                      <wp:inline distB="114300" distT="114300" distL="114300" distR="114300">
                        <wp:extent cx="1419225" cy="142240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19225" cy="1422400"/>
                                </a:xfrm>
                                <a:prstGeom prst="rect"/>
                                <a:ln/>
                              </pic:spPr>
                            </pic:pic>
                          </a:graphicData>
                        </a:graphic>
                      </wp:inline>
                    </w:drawing>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00E2">
            <w:pPr>
              <w:rPr>
                <w:rFonts w:ascii="Calibri" w:cs="Calibri" w:eastAsia="Calibri" w:hAnsi="Calibri"/>
                <w:sz w:val="18"/>
                <w:szCs w:val="18"/>
              </w:rPr>
            </w:pPr>
            <w:r w:rsidDel="00000000" w:rsidR="00000000" w:rsidRPr="00000000">
              <w:rPr>
                <w:rtl w:val="0"/>
              </w:rPr>
            </w:r>
          </w:p>
        </w:tc>
      </w:tr>
      <w:tr>
        <w:trPr>
          <w:cantSplit w:val="0"/>
          <w:tblHeader w:val="0"/>
        </w:trPr>
        <w:tc>
          <w:tcPr>
            <w:gridSpan w:val="6"/>
            <w:shd w:fill="cc99ff" w:val="clear"/>
          </w:tcPr>
          <w:p w:rsidR="00000000" w:rsidDel="00000000" w:rsidP="00000000" w:rsidRDefault="00000000" w:rsidRPr="00000000" w14:paraId="000000E8">
            <w:pPr>
              <w:pStyle w:val="Heading2"/>
              <w:tabs>
                <w:tab w:val="left" w:leader="none" w:pos="217"/>
              </w:tabs>
              <w:rPr>
                <w:rFonts w:ascii="Calibri" w:cs="Calibri" w:eastAsia="Calibri" w:hAnsi="Calibri"/>
                <w:sz w:val="30"/>
                <w:szCs w:val="30"/>
              </w:rPr>
            </w:pPr>
            <w:bookmarkStart w:colFirst="0" w:colLast="0" w:name="_23ortwev5va9" w:id="6"/>
            <w:bookmarkEnd w:id="6"/>
            <w:r w:rsidDel="00000000" w:rsidR="00000000" w:rsidRPr="00000000">
              <w:rPr>
                <w:rFonts w:ascii="Calibri" w:cs="Calibri" w:eastAsia="Calibri" w:hAnsi="Calibri"/>
                <w:sz w:val="30"/>
                <w:szCs w:val="30"/>
                <w:rtl w:val="0"/>
              </w:rPr>
              <w:t xml:space="preserve">S17 Afianzamiento: Test de la digitalización como estrategia</w:t>
            </w:r>
          </w:p>
        </w:tc>
      </w:tr>
      <w:tr>
        <w:trPr>
          <w:cantSplit w:val="0"/>
          <w:tblHeader w:val="0"/>
        </w:trPr>
        <w:tc>
          <w:tcPr>
            <w:gridSpan w:val="6"/>
            <w:shd w:fill="cccccc" w:val="clear"/>
          </w:tcPr>
          <w:p w:rsidR="00000000" w:rsidDel="00000000" w:rsidP="00000000" w:rsidRDefault="00000000" w:rsidRPr="00000000" w14:paraId="000000E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6"/>
            <w:shd w:fill="cccccc" w:val="clear"/>
          </w:tcPr>
          <w:p w:rsidR="00000000" w:rsidDel="00000000" w:rsidP="00000000" w:rsidRDefault="00000000" w:rsidRPr="00000000" w14:paraId="000000F4">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para realizar el test; comienza cada paso con un verbo.  </w:t>
            </w:r>
          </w:p>
          <w:p w:rsidR="00000000" w:rsidDel="00000000" w:rsidP="00000000" w:rsidRDefault="00000000" w:rsidRPr="00000000" w14:paraId="000000F5">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lo general, esta actividad no amerita pasos, ya que se trata de responder el test.  Demanda la lectura o estudio previo de un documento. Si es necesario, enumera las instrucciones y menciona el documento o video que debe estudiar el estudiante para resolver esta actividad, mismos que deben estar contemplados obligatoriamente en la sección de contenido programado.</w:t>
            </w:r>
          </w:p>
        </w:tc>
      </w:tr>
      <w:tr>
        <w:trPr>
          <w:cantSplit w:val="0"/>
          <w:tblHeader w:val="0"/>
        </w:trPr>
        <w:tc>
          <w:tcPr>
            <w:gridSpan w:val="6"/>
          </w:tcPr>
          <w:p w:rsidR="00000000" w:rsidDel="00000000" w:rsidP="00000000" w:rsidRDefault="00000000" w:rsidRPr="00000000" w14:paraId="000000FB">
            <w:pPr>
              <w:numPr>
                <w:ilvl w:val="0"/>
                <w:numId w:val="6"/>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Lee</w:t>
            </w:r>
            <w:r w:rsidDel="00000000" w:rsidR="00000000" w:rsidRPr="00000000">
              <w:rPr>
                <w:rFonts w:ascii="Calibri" w:cs="Calibri" w:eastAsia="Calibri" w:hAnsi="Calibri"/>
                <w:sz w:val="24"/>
                <w:szCs w:val="24"/>
                <w:rtl w:val="0"/>
              </w:rPr>
              <w:t xml:space="preserve"> el texto </w:t>
            </w:r>
            <w:commentRangeStart w:id="2"/>
            <w:r w:rsidDel="00000000" w:rsidR="00000000" w:rsidRPr="00000000">
              <w:rPr>
                <w:rFonts w:ascii="Calibri" w:cs="Calibri" w:eastAsia="Calibri" w:hAnsi="Calibri"/>
                <w:sz w:val="24"/>
                <w:szCs w:val="24"/>
                <w:rtl w:val="0"/>
              </w:rPr>
              <w:t xml:space="preserve">Digitalización como estrategia empresarial</w:t>
            </w:r>
            <w:commentRangeEnd w:id="2"/>
            <w:r w:rsidDel="00000000" w:rsidR="00000000" w:rsidRPr="00000000">
              <w:commentReference w:id="2"/>
            </w:r>
            <w:r w:rsidDel="00000000" w:rsidR="00000000" w:rsidRPr="00000000">
              <w:rPr>
                <w:rFonts w:ascii="Calibri" w:cs="Calibri" w:eastAsia="Calibri" w:hAnsi="Calibri"/>
                <w:sz w:val="24"/>
                <w:szCs w:val="24"/>
                <w:rtl w:val="0"/>
              </w:rPr>
              <w:t xml:space="preserve">, la actividad se basa en este material.</w:t>
            </w:r>
          </w:p>
          <w:p w:rsidR="00000000" w:rsidDel="00000000" w:rsidP="00000000" w:rsidRDefault="00000000" w:rsidRPr="00000000" w14:paraId="000000FC">
            <w:pPr>
              <w:numPr>
                <w:ilvl w:val="0"/>
                <w:numId w:val="6"/>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Identifica</w:t>
            </w:r>
            <w:r w:rsidDel="00000000" w:rsidR="00000000" w:rsidRPr="00000000">
              <w:rPr>
                <w:rFonts w:ascii="Calibri" w:cs="Calibri" w:eastAsia="Calibri" w:hAnsi="Calibri"/>
                <w:sz w:val="24"/>
                <w:szCs w:val="24"/>
                <w:rtl w:val="0"/>
              </w:rPr>
              <w:t xml:space="preserve"> las ideas principales relacionadas con la transformación de los procesos de compra, la autonomía del cliente y el uso de herramientas digitales.</w:t>
            </w:r>
          </w:p>
          <w:p w:rsidR="00000000" w:rsidDel="00000000" w:rsidP="00000000" w:rsidRDefault="00000000" w:rsidRPr="00000000" w14:paraId="000000FD">
            <w:pPr>
              <w:numPr>
                <w:ilvl w:val="0"/>
                <w:numId w:val="6"/>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Responde</w:t>
            </w:r>
            <w:r w:rsidDel="00000000" w:rsidR="00000000" w:rsidRPr="00000000">
              <w:rPr>
                <w:rFonts w:ascii="Calibri" w:cs="Calibri" w:eastAsia="Calibri" w:hAnsi="Calibri"/>
                <w:sz w:val="24"/>
                <w:szCs w:val="24"/>
                <w:rtl w:val="0"/>
              </w:rPr>
              <w:t xml:space="preserve"> cada pregunta seleccionando la opción que consideres correcta.</w:t>
            </w:r>
          </w:p>
          <w:p w:rsidR="00000000" w:rsidDel="00000000" w:rsidP="00000000" w:rsidRDefault="00000000" w:rsidRPr="00000000" w14:paraId="000000FE">
            <w:pPr>
              <w:numPr>
                <w:ilvl w:val="0"/>
                <w:numId w:val="6"/>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la retroalimentación de cada respuesta para reforzar los conceptos clave de la semana.</w:t>
            </w:r>
          </w:p>
        </w:tc>
      </w:tr>
      <w:tr>
        <w:trPr>
          <w:cantSplit w:val="0"/>
          <w:tblHeader w:val="0"/>
        </w:trPr>
        <w:tc>
          <w:tcPr>
            <w:gridSpan w:val="6"/>
            <w:shd w:fill="cccccc" w:val="clear"/>
          </w:tcPr>
          <w:p w:rsidR="00000000" w:rsidDel="00000000" w:rsidP="00000000" w:rsidRDefault="00000000" w:rsidRPr="00000000" w14:paraId="0000010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PRODUCCIÓN:</w:t>
            </w:r>
          </w:p>
        </w:tc>
      </w:tr>
      <w:tr>
        <w:trPr>
          <w:cantSplit w:val="0"/>
          <w:trHeight w:val="189.7265625" w:hRule="atLeast"/>
          <w:tblHeader w:val="0"/>
        </w:trPr>
        <w:tc>
          <w:tcPr>
            <w:gridSpan w:val="6"/>
            <w:shd w:fill="cccccc" w:val="clear"/>
          </w:tcPr>
          <w:p w:rsidR="00000000" w:rsidDel="00000000" w:rsidP="00000000" w:rsidRDefault="00000000" w:rsidRPr="00000000" w14:paraId="0000010A">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aquí </w:t>
            </w:r>
            <w:r w:rsidDel="00000000" w:rsidR="00000000" w:rsidRPr="00000000">
              <w:rPr>
                <w:rFonts w:ascii="Calibri" w:cs="Calibri" w:eastAsia="Calibri" w:hAnsi="Calibri"/>
                <w:b w:val="1"/>
                <w:bCs w:val="1"/>
                <w:sz w:val="24"/>
                <w:szCs w:val="24"/>
                <w:rtl w:val="0"/>
              </w:rPr>
              <w:t xml:space="preserve">mínimo 3 y máximo 6</w:t>
            </w:r>
            <w:r w:rsidDel="00000000" w:rsidR="00000000" w:rsidRPr="00000000">
              <w:rPr>
                <w:rFonts w:ascii="Calibri" w:cs="Calibri" w:eastAsia="Calibri" w:hAnsi="Calibri"/>
                <w:sz w:val="24"/>
                <w:szCs w:val="24"/>
                <w:rtl w:val="0"/>
              </w:rPr>
              <w:t xml:space="preserve"> preguntas del test, considerando que:</w:t>
            </w:r>
          </w:p>
          <w:p w:rsidR="00000000" w:rsidDel="00000000" w:rsidP="00000000" w:rsidRDefault="00000000" w:rsidRPr="00000000" w14:paraId="0000010B">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ser un test que combine preguntas de múltiple selección y de falso/verdadero; o en su defecto, solo de múltiple opción o solo de falso/verdadero.</w:t>
            </w:r>
          </w:p>
          <w:p w:rsidR="00000000" w:rsidDel="00000000" w:rsidP="00000000" w:rsidRDefault="00000000" w:rsidRPr="00000000" w14:paraId="0000010C">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cualquiera de los casos, </w:t>
            </w:r>
            <w:r w:rsidDel="00000000" w:rsidR="00000000" w:rsidRPr="00000000">
              <w:rPr>
                <w:rFonts w:ascii="Calibri" w:cs="Calibri" w:eastAsia="Calibri" w:hAnsi="Calibri"/>
                <w:b w:val="1"/>
                <w:bCs w:val="1"/>
                <w:sz w:val="24"/>
                <w:szCs w:val="24"/>
                <w:rtl w:val="0"/>
              </w:rPr>
              <w:t xml:space="preserve">no olvides resaltar la respuesta correcta</w:t>
            </w:r>
            <w:r w:rsidDel="00000000" w:rsidR="00000000" w:rsidRPr="00000000">
              <w:rPr>
                <w:rFonts w:ascii="Calibri" w:cs="Calibri" w:eastAsia="Calibri" w:hAnsi="Calibri"/>
                <w:sz w:val="24"/>
                <w:szCs w:val="24"/>
                <w:rtl w:val="0"/>
              </w:rPr>
              <w:t xml:space="preserve">. Es importante e imprescindible que en el espacio de retroalimentación expliques brevemente la respuesta correcta.</w:t>
            </w:r>
          </w:p>
          <w:p w:rsidR="00000000" w:rsidDel="00000000" w:rsidP="00000000" w:rsidRDefault="00000000" w:rsidRPr="00000000" w14:paraId="0000010D">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respuestas deben estar necesariamente en uno de los textos, videos o gráficos de avance de la semana, o en alguno específico que se acompañe como lectura previa a este test.</w:t>
            </w:r>
          </w:p>
        </w:tc>
      </w:tr>
      <w:tr>
        <w:trPr>
          <w:cantSplit w:val="0"/>
          <w:trHeight w:val="315" w:hRule="atLeast"/>
          <w:tblHeader w:val="0"/>
        </w:trPr>
        <w:tc>
          <w:tcPr>
            <w:gridSpan w:val="6"/>
          </w:tcPr>
          <w:p w:rsidR="00000000" w:rsidDel="00000000" w:rsidP="00000000" w:rsidRDefault="00000000" w:rsidRPr="00000000" w14:paraId="00000113">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4">
            <w:pPr>
              <w:jc w:val="center"/>
              <w:rPr>
                <w:rFonts w:ascii="Calibri" w:cs="Calibri" w:eastAsia="Calibri" w:hAnsi="Calibri"/>
                <w:b w:val="1"/>
                <w:bCs w:val="1"/>
                <w:sz w:val="24"/>
                <w:szCs w:val="24"/>
              </w:rPr>
            </w:pPr>
            <w:r w:rsidDel="00000000" w:rsidR="00000000" w:rsidRPr="00000000">
              <w:rPr>
                <w:rtl w:val="0"/>
              </w:rPr>
            </w:r>
          </w:p>
          <w:tbl>
            <w:tblPr>
              <w:tblStyle w:val="Table6"/>
              <w:tblW w:w="3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833.3333333333334"/>
              <w:gridCol w:w="833.3333333333334"/>
              <w:gridCol w:w="833.3333333333334"/>
              <w:tblGridChange w:id="0">
                <w:tblGrid>
                  <w:gridCol w:w="780"/>
                  <w:gridCol w:w="833.3333333333334"/>
                  <w:gridCol w:w="833.3333333333334"/>
                  <w:gridCol w:w="833.3333333333334"/>
                </w:tblGrid>
              </w:tblGridChange>
            </w:tblGrid>
            <w:tr>
              <w:trPr>
                <w:cantSplit w:val="0"/>
                <w:tblHeader w:val="0"/>
              </w:trPr>
              <w:tc>
                <w:tcPr>
                  <w:shd w:fill="cc99ff"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Calibri" w:cs="Calibri" w:eastAsia="Calibri" w:hAnsi="Calibri"/>
                      <w:sz w:val="24"/>
                      <w:szCs w:val="24"/>
                    </w:rPr>
                  </w:pPr>
                  <w:r w:rsidDel="00000000" w:rsidR="00000000" w:rsidRPr="00000000">
                    <w:rPr>
                      <w:rtl w:val="0"/>
                    </w:rPr>
                  </w:r>
                </w:p>
              </w:tc>
              <w:tc>
                <w:tcPr>
                  <w:shd w:fill="cc99ff"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PREGUNTA</w:t>
                  </w:r>
                </w:p>
              </w:tc>
              <w:tc>
                <w:tcPr>
                  <w:shd w:fill="cc99ff"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RESPUESTA (marcar la respuesta correcta)</w:t>
                  </w:r>
                </w:p>
              </w:tc>
              <w:tc>
                <w:tcPr>
                  <w:shd w:fill="cc99ff"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RETROALIMENTACIÓN OBLIGATORIA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¿Cómo ha cambiado el flujo de comunicación entre la marca y el cliente en la era digital?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Se ha vuelto unidireccional y masivo.</w:t>
                  </w:r>
                </w:p>
                <w:p w:rsidR="00000000" w:rsidDel="00000000" w:rsidP="00000000" w:rsidRDefault="00000000" w:rsidRPr="00000000" w14:paraId="0000011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highlight w:val="yellow"/>
                      <w:rtl w:val="0"/>
                    </w:rPr>
                    <w:t xml:space="preserve">B) Se ha transformado en un diálogo multidireccional donde el usuario tiene el control de la narrativa.</w:t>
                  </w:r>
                  <w:r w:rsidDel="00000000" w:rsidR="00000000" w:rsidRPr="00000000">
                    <w:rPr>
                      <w:rtl w:val="0"/>
                    </w:rPr>
                  </w:r>
                </w:p>
                <w:p w:rsidR="00000000" w:rsidDel="00000000" w:rsidP="00000000" w:rsidRDefault="00000000" w:rsidRPr="00000000" w14:paraId="0000011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Se ha simplificado eliminando la necesidad de retroalimentación.</w:t>
                  </w:r>
                </w:p>
                <w:p w:rsidR="00000000" w:rsidDel="00000000" w:rsidP="00000000" w:rsidRDefault="00000000" w:rsidRPr="00000000" w14:paraId="0000011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Ha vuelto al modelo de "empuje" (Push) tradicional.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digitalización permite que el usuario no solo reciba mensajes, sino que los conteste, los comparta y cree su propia versión de la marca.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Según el texto, ¿cuál es la ventaja competitiva de la microsegmentación digital?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Reducir el alcance para gastar menos dinero.</w:t>
                  </w:r>
                </w:p>
                <w:p w:rsidR="00000000" w:rsidDel="00000000" w:rsidP="00000000" w:rsidRDefault="00000000" w:rsidRPr="00000000" w14:paraId="0000012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Agrupar a todos los clientes en una sola categoría general.</w:t>
                  </w:r>
                </w:p>
                <w:p w:rsidR="00000000" w:rsidDel="00000000" w:rsidP="00000000" w:rsidRDefault="00000000" w:rsidRPr="00000000" w14:paraId="0000012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Dirigir mensajes altamente personalizados a nichos específicos basados en comportamiento e intereses reales.</w:t>
                  </w:r>
                </w:p>
                <w:p w:rsidR="00000000" w:rsidDel="00000000" w:rsidP="00000000" w:rsidRDefault="00000000" w:rsidRPr="00000000" w14:paraId="00000125">
                  <w:pPr>
                    <w:widowControl w:val="0"/>
                    <w:spacing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D) Evitar el uso de redes sociales en la estrategia.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capacidad de fragmentar el mercado en grupos muy específicos permite una mayor tasa de relevancia y conversión.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 es la diferencia crítica entre Big Data y Smart Data en el marketing estratégico?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El Big Data es más barato que el Smart Data.</w:t>
                  </w:r>
                </w:p>
                <w:p w:rsidR="00000000" w:rsidDel="00000000" w:rsidP="00000000" w:rsidRDefault="00000000" w:rsidRPr="00000000" w14:paraId="0000012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highlight w:val="yellow"/>
                      <w:rtl w:val="0"/>
                    </w:rPr>
                    <w:t xml:space="preserve">B) El Big Data es la acumulación masiva de datos; el Smart Data es el filtrado de esa información para convertirla en decisiones accionables.</w:t>
                  </w:r>
                  <w:r w:rsidDel="00000000" w:rsidR="00000000" w:rsidRPr="00000000">
                    <w:rPr>
                      <w:rtl w:val="0"/>
                    </w:rPr>
                  </w:r>
                </w:p>
                <w:p w:rsidR="00000000" w:rsidDel="00000000" w:rsidP="00000000" w:rsidRDefault="00000000" w:rsidRPr="00000000" w14:paraId="0000012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No hay diferencia; ambos términos significan lo mismo.</w:t>
                  </w:r>
                </w:p>
                <w:p w:rsidR="00000000" w:rsidDel="00000000" w:rsidP="00000000" w:rsidRDefault="00000000" w:rsidRPr="00000000" w14:paraId="0000012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El Smart Data solo se aplica en empresas físicas (offline).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se trata de tener muchos datos, sino de saber cuáles son útiles para la estrategia del negocio.</w:t>
                  </w:r>
                </w:p>
                <w:p w:rsidR="00000000" w:rsidDel="00000000" w:rsidP="00000000" w:rsidRDefault="00000000" w:rsidRPr="00000000" w14:paraId="0000012E">
                  <w:pPr>
                    <w:widowControl w:val="0"/>
                    <w:spacing w:line="24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Según el texto, ¿en qué consiste fundamentalmente la "estrategia de digitalización" para una empresa?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En la eliminación total de los procesos físicos para depender exclusivamente de servidores en la nube.</w:t>
                  </w:r>
                </w:p>
                <w:p w:rsidR="00000000" w:rsidDel="00000000" w:rsidP="00000000" w:rsidRDefault="00000000" w:rsidRPr="00000000" w14:paraId="00000132">
                  <w:pPr>
                    <w:widowControl w:val="0"/>
                    <w:spacing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B) En utilizar los avances tecnológicos para desarrollar nuevas cadenas de valor y modelos de negocio, orientados al cliente.</w:t>
                  </w:r>
                </w:p>
                <w:p w:rsidR="00000000" w:rsidDel="00000000" w:rsidP="00000000" w:rsidRDefault="00000000" w:rsidRPr="00000000" w14:paraId="0000013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En la creación exclusiva de perfiles en redes sociales para mejorar la comunicación unidireccional</w:t>
                  </w:r>
                </w:p>
                <w:p w:rsidR="00000000" w:rsidDel="00000000" w:rsidP="00000000" w:rsidRDefault="00000000" w:rsidRPr="00000000" w14:paraId="0000013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En la inversión única en hardware de última generación como impresoras 3D y robótica.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texto define la digitalización no como un simple cambio de herramientas, sino como una transformación profunda que aprovecha la tecnología para crear nuevas formas de generar valor y modelos de negocio centrados en el cliente.</w:t>
                  </w:r>
                </w:p>
                <w:p w:rsidR="00000000" w:rsidDel="00000000" w:rsidP="00000000" w:rsidRDefault="00000000" w:rsidRPr="00000000" w14:paraId="00000136">
                  <w:pPr>
                    <w:widowControl w:val="0"/>
                    <w:spacing w:line="24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ámbito del Plan de Marketing, ¿qué se define específicamente en la fase "Táctico u Operativo"?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El análisis minucioso de los factores externos y la competencia.</w:t>
                  </w:r>
                </w:p>
                <w:p w:rsidR="00000000" w:rsidDel="00000000" w:rsidP="00000000" w:rsidRDefault="00000000" w:rsidRPr="00000000" w14:paraId="0000013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La filosofía empresarial y los objetivos estratégicos a largo plazo.</w:t>
                  </w:r>
                </w:p>
                <w:p w:rsidR="00000000" w:rsidDel="00000000" w:rsidP="00000000" w:rsidRDefault="00000000" w:rsidRPr="00000000" w14:paraId="0000013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El diagnóstico inicial de la situación y el análisis DAFO.</w:t>
                  </w:r>
                </w:p>
                <w:p w:rsidR="00000000" w:rsidDel="00000000" w:rsidP="00000000" w:rsidRDefault="00000000" w:rsidRPr="00000000" w14:paraId="0000013C">
                  <w:pPr>
                    <w:widowControl w:val="0"/>
                    <w:spacing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D) Las acciones y políticas aplicadas a las 4P (Producto, Precio, Distribución y Comunicación).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etapa es donde la estrategia "baja a la tierra". Se concreta en el Marketing Mix (las 4P): qué producto lanzamos, a qué precio, cómo lo distribuimos y cómo lo comunicamos.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aspecto debe priorizar una empresa al implementar una solución de autoservicio digital?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Incorporar tecnología sin evaluar si el cliente realmente la necesita.</w:t>
                  </w:r>
                </w:p>
                <w:p w:rsidR="00000000" w:rsidDel="00000000" w:rsidP="00000000" w:rsidRDefault="00000000" w:rsidRPr="00000000" w14:paraId="00000141">
                  <w:pPr>
                    <w:widowControl w:val="0"/>
                    <w:spacing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B) Diseñar un proceso claro, intuitivo y útil para que el cliente pueda avanzar con autonomía.</w:t>
                  </w:r>
                </w:p>
                <w:p w:rsidR="00000000" w:rsidDel="00000000" w:rsidP="00000000" w:rsidRDefault="00000000" w:rsidRPr="00000000" w14:paraId="0000014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Reducir todos los canales de atención y dejar solo una opción digital.</w:t>
                  </w:r>
                </w:p>
                <w:p w:rsidR="00000000" w:rsidDel="00000000" w:rsidP="00000000" w:rsidRDefault="00000000" w:rsidRPr="00000000" w14:paraId="0000014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Evitar que el cliente compare alternativas antes de comprar.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autoservicio digital debe facilitar la experiencia del cliente. Para ello, la herramienta debe ser fácil de usar, responder a necesidades reales y permitir que el usuario avance sin fricciones en el proceso de compra. </w:t>
                  </w:r>
                  <w:r w:rsidDel="00000000" w:rsidR="00000000" w:rsidRPr="00000000">
                    <w:rPr>
                      <w:rtl w:val="0"/>
                    </w:rPr>
                  </w:r>
                </w:p>
              </w:tc>
            </w:tr>
          </w:tbl>
          <w:p w:rsidR="00000000" w:rsidDel="00000000" w:rsidP="00000000" w:rsidRDefault="00000000" w:rsidRPr="00000000" w14:paraId="00000145">
            <w:pPr>
              <w:rPr>
                <w:rFonts w:ascii="Calibri" w:cs="Calibri" w:eastAsia="Calibri" w:hAnsi="Calibri"/>
                <w:b w:val="1"/>
                <w:bCs w:val="1"/>
                <w:sz w:val="24"/>
                <w:szCs w:val="24"/>
              </w:rPr>
            </w:pPr>
            <w:r w:rsidDel="00000000" w:rsidR="00000000" w:rsidRPr="00000000">
              <w:rPr>
                <w:rtl w:val="0"/>
              </w:rPr>
            </w:r>
          </w:p>
        </w:tc>
      </w:tr>
      <w:tr>
        <w:trPr>
          <w:cantSplit w:val="0"/>
          <w:trHeight w:val="315" w:hRule="atLeast"/>
          <w:tblHeader w:val="0"/>
        </w:trPr>
        <w:tc>
          <w:tcPr>
            <w:gridSpan w:val="6"/>
          </w:tcPr>
          <w:p w:rsidR="00000000" w:rsidDel="00000000" w:rsidP="00000000" w:rsidRDefault="00000000" w:rsidRPr="00000000" w14:paraId="0000014B">
            <w:pPr>
              <w:jc w:val="center"/>
              <w:rPr>
                <w:rFonts w:ascii="Calibri" w:cs="Calibri" w:eastAsia="Calibri" w:hAnsi="Calibri"/>
                <w:b w:val="1"/>
                <w:bCs w:val="1"/>
                <w:sz w:val="24"/>
                <w:szCs w:val="24"/>
              </w:rPr>
            </w:pPr>
            <w:r w:rsidDel="00000000" w:rsidR="00000000" w:rsidRPr="00000000">
              <w:rPr>
                <w:rtl w:val="0"/>
              </w:rPr>
            </w:r>
          </w:p>
        </w:tc>
      </w:tr>
      <w:tr>
        <w:trPr>
          <w:cantSplit w:val="0"/>
          <w:trHeight w:val="488.5546875000045" w:hRule="atLeast"/>
          <w:tblHeader w:val="0"/>
        </w:trPr>
        <w:tc>
          <w:tcPr>
            <w:gridSpan w:val="6"/>
            <w:shd w:fill="cc99ff" w:val="clear"/>
          </w:tcPr>
          <w:p w:rsidR="00000000" w:rsidDel="00000000" w:rsidP="00000000" w:rsidRDefault="00000000" w:rsidRPr="00000000" w14:paraId="00000151">
            <w:pPr>
              <w:pStyle w:val="Heading2"/>
              <w:tabs>
                <w:tab w:val="left" w:leader="none" w:pos="217"/>
              </w:tabs>
              <w:rPr>
                <w:rFonts w:ascii="Calibri" w:cs="Calibri" w:eastAsia="Calibri" w:hAnsi="Calibri"/>
                <w:sz w:val="30"/>
                <w:szCs w:val="30"/>
              </w:rPr>
            </w:pPr>
            <w:bookmarkStart w:colFirst="0" w:colLast="0" w:name="_b1asfgsg3eim" w:id="7"/>
            <w:bookmarkEnd w:id="7"/>
            <w:r w:rsidDel="00000000" w:rsidR="00000000" w:rsidRPr="00000000">
              <w:rPr>
                <w:rFonts w:ascii="Calibri" w:cs="Calibri" w:eastAsia="Calibri" w:hAnsi="Calibri"/>
                <w:sz w:val="30"/>
                <w:szCs w:val="30"/>
                <w:rtl w:val="0"/>
              </w:rPr>
              <w:t xml:space="preserve">S17 Proyecto: Plan de digitalización estratégica</w:t>
            </w:r>
          </w:p>
        </w:tc>
      </w:tr>
      <w:tr>
        <w:trPr>
          <w:cantSplit w:val="0"/>
          <w:trHeight w:val="488.5546875000045" w:hRule="atLeast"/>
          <w:tblHeader w:val="0"/>
        </w:trPr>
        <w:tc>
          <w:tcPr>
            <w:gridSpan w:val="6"/>
            <w:shd w:fill="cccccc" w:val="clear"/>
          </w:tcPr>
          <w:p w:rsidR="00000000" w:rsidDel="00000000" w:rsidP="00000000" w:rsidRDefault="00000000" w:rsidRPr="00000000" w14:paraId="0000015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rHeight w:val="488.5546875000045" w:hRule="atLeast"/>
          <w:tblHeader w:val="0"/>
        </w:trPr>
        <w:tc>
          <w:tcPr>
            <w:gridSpan w:val="6"/>
            <w:shd w:fill="cccccc" w:val="clear"/>
          </w:tcPr>
          <w:p w:rsidR="00000000" w:rsidDel="00000000" w:rsidP="00000000" w:rsidRDefault="00000000" w:rsidRPr="00000000" w14:paraId="0000015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 </w:t>
            </w:r>
          </w:p>
        </w:tc>
      </w:tr>
      <w:tr>
        <w:trPr>
          <w:cantSplit w:val="0"/>
          <w:trHeight w:val="488.5546875000045" w:hRule="atLeast"/>
          <w:tblHeader w:val="0"/>
        </w:trPr>
        <w:tc>
          <w:tcPr>
            <w:gridSpan w:val="6"/>
          </w:tcPr>
          <w:p w:rsidR="00000000" w:rsidDel="00000000" w:rsidP="00000000" w:rsidRDefault="00000000" w:rsidRPr="00000000" w14:paraId="0000016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estrategia sin tácticas es la ruta más lenta hacia la victoria. Las tácticas sin estrategia son el ruido antes de la derrota". Sun Tzu</w:t>
            </w:r>
          </w:p>
        </w:tc>
      </w:tr>
      <w:tr>
        <w:trPr>
          <w:cantSplit w:val="0"/>
          <w:trHeight w:val="488.5546875000045" w:hRule="atLeast"/>
          <w:tblHeader w:val="0"/>
        </w:trPr>
        <w:tc>
          <w:tcPr>
            <w:gridSpan w:val="6"/>
            <w:shd w:fill="d0cece" w:val="clear"/>
          </w:tcPr>
          <w:p w:rsidR="00000000" w:rsidDel="00000000" w:rsidP="00000000" w:rsidRDefault="00000000" w:rsidRPr="00000000" w14:paraId="0000016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rHeight w:val="488.5546875000045" w:hRule="atLeast"/>
          <w:tblHeader w:val="0"/>
        </w:trPr>
        <w:tc>
          <w:tcPr>
            <w:gridSpan w:val="6"/>
            <w:shd w:fill="cccccc" w:val="clear"/>
          </w:tcPr>
          <w:p w:rsidR="00000000" w:rsidDel="00000000" w:rsidP="00000000" w:rsidRDefault="00000000" w:rsidRPr="00000000" w14:paraId="0000016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Acá comienza la planificación y realización del proyecto grupal que debe englobar todo lo avanzado en el Hito (y preferiblemente que aborde contenidos de toda la asignatura) y cuya ejecución por parte de los estudiantes será en 4 semanas (3 de elaboración/resolución y 1 de exposición).</w:t>
            </w:r>
          </w:p>
          <w:p w:rsidR="00000000" w:rsidDel="00000000" w:rsidP="00000000" w:rsidRDefault="00000000" w:rsidRPr="00000000" w14:paraId="0000017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lo tanto, el primer paso es imaginar o crear un proyecto que permita ser trabajado en 4 semanas.</w:t>
            </w:r>
          </w:p>
          <w:p w:rsidR="00000000" w:rsidDel="00000000" w:rsidP="00000000" w:rsidRDefault="00000000" w:rsidRPr="00000000" w14:paraId="0000017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consigna, describe la situación, caso o problema que deben resolver los estudiantes. </w:t>
            </w:r>
          </w:p>
          <w:p w:rsidR="00000000" w:rsidDel="00000000" w:rsidP="00000000" w:rsidRDefault="00000000" w:rsidRPr="00000000" w14:paraId="00000172">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a realizarse de tal manera de involucrar y poner en contexto al estudiante.</w:t>
            </w:r>
          </w:p>
          <w:p w:rsidR="00000000" w:rsidDel="00000000" w:rsidP="00000000" w:rsidRDefault="00000000" w:rsidRPr="00000000" w14:paraId="00000173">
            <w:pPr>
              <w:rPr>
                <w:rFonts w:ascii="Calibri" w:cs="Calibri" w:eastAsia="Calibri" w:hAnsi="Calibri"/>
                <w:sz w:val="24"/>
                <w:szCs w:val="24"/>
              </w:rPr>
            </w:pPr>
            <w:r w:rsidDel="00000000" w:rsidR="00000000" w:rsidRPr="00000000">
              <w:rPr>
                <w:rtl w:val="0"/>
              </w:rPr>
            </w:r>
          </w:p>
        </w:tc>
      </w:tr>
      <w:tr>
        <w:trPr>
          <w:cantSplit w:val="0"/>
          <w:trHeight w:val="435" w:hRule="atLeast"/>
          <w:tblHeader w:val="0"/>
        </w:trPr>
        <w:tc>
          <w:tcPr>
            <w:gridSpan w:val="6"/>
          </w:tcPr>
          <w:p w:rsidR="00000000" w:rsidDel="00000000" w:rsidP="00000000" w:rsidRDefault="00000000" w:rsidRPr="00000000" w14:paraId="00000179">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primera fase del proyecto integrador, el equipo deberá diseñar la base de una propuesta de producto o servicio orientada a un contexto profesional, preferentemente B2B, incorporando criterios de digitalización y autoservicio. El propósito es identificar cómo una empresa puede facilitar el proceso de compra, consulta o soporte mediante herramientas digitales que permitan al cliente actuar con mayor autonomía. Esta fase permitirá comprender cómo la digitalización transforma la experiencia del consumidor y mejora la eficiencia de los procesos comerciales. </w:t>
            </w:r>
            <w:r w:rsidDel="00000000" w:rsidR="00000000" w:rsidRPr="00000000">
              <w:rPr>
                <w:rtl w:val="0"/>
              </w:rPr>
            </w:r>
          </w:p>
        </w:tc>
      </w:tr>
      <w:tr>
        <w:trPr>
          <w:cantSplit w:val="0"/>
          <w:trHeight w:val="435" w:hRule="atLeast"/>
          <w:tblHeader w:val="0"/>
        </w:trPr>
        <w:tc>
          <w:tcPr>
            <w:gridSpan w:val="6"/>
            <w:shd w:fill="cccccc" w:val="clear"/>
          </w:tcPr>
          <w:p w:rsidR="00000000" w:rsidDel="00000000" w:rsidP="00000000" w:rsidRDefault="00000000" w:rsidRPr="00000000" w14:paraId="0000017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rHeight w:val="488.5546875000045" w:hRule="atLeast"/>
          <w:tblHeader w:val="0"/>
        </w:trPr>
        <w:tc>
          <w:tcPr>
            <w:gridSpan w:val="6"/>
            <w:shd w:fill="cccccc" w:val="clear"/>
          </w:tcPr>
          <w:p w:rsidR="00000000" w:rsidDel="00000000" w:rsidP="00000000" w:rsidRDefault="00000000" w:rsidRPr="00000000" w14:paraId="00000185">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lo siguiente:</w:t>
            </w:r>
          </w:p>
          <w:p w:rsidR="00000000" w:rsidDel="00000000" w:rsidP="00000000" w:rsidRDefault="00000000" w:rsidRPr="00000000" w14:paraId="00000186">
            <w:pPr>
              <w:numPr>
                <w:ilvl w:val="0"/>
                <w:numId w:val="10"/>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un trabajo grupal, por lo tanto el primer punto será la organización en equipos de trabajo. Sugiere que se organicen virtualmente.</w:t>
            </w:r>
          </w:p>
          <w:p w:rsidR="00000000" w:rsidDel="00000000" w:rsidP="00000000" w:rsidRDefault="00000000" w:rsidRPr="00000000" w14:paraId="00000187">
            <w:pPr>
              <w:numPr>
                <w:ilvl w:val="0"/>
                <w:numId w:val="10"/>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qué deben realizar los estudiantes en esta primera etapa considerando que será un trabajo virtual. Motívelos a trabajar en equipo.</w:t>
            </w:r>
          </w:p>
          <w:p w:rsidR="00000000" w:rsidDel="00000000" w:rsidP="00000000" w:rsidRDefault="00000000" w:rsidRPr="00000000" w14:paraId="00000188">
            <w:pPr>
              <w:numPr>
                <w:ilvl w:val="0"/>
                <w:numId w:val="10"/>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w:t>
            </w:r>
          </w:p>
          <w:p w:rsidR="00000000" w:rsidDel="00000000" w:rsidP="00000000" w:rsidRDefault="00000000" w:rsidRPr="00000000" w14:paraId="00000189">
            <w:pPr>
              <w:numPr>
                <w:ilvl w:val="0"/>
                <w:numId w:val="10"/>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 es necesario,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18A">
            <w:pPr>
              <w:numPr>
                <w:ilvl w:val="0"/>
                <w:numId w:val="10"/>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pesar de ser un trabajo grupal, cada uno de los estudiantes deberá subir una copia del documento elaborado (borrador o parte 1); no olvides mencionar este aspecto. </w:t>
            </w:r>
          </w:p>
          <w:p w:rsidR="00000000" w:rsidDel="00000000" w:rsidP="00000000" w:rsidRDefault="00000000" w:rsidRPr="00000000" w14:paraId="0000018B">
            <w:pPr>
              <w:numPr>
                <w:ilvl w:val="0"/>
                <w:numId w:val="10"/>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Menciona que el proyecto continuará la siguiente semana.</w:t>
            </w:r>
          </w:p>
        </w:tc>
      </w:tr>
      <w:tr>
        <w:trPr>
          <w:cantSplit w:val="0"/>
          <w:trHeight w:val="488.5546875000045" w:hRule="atLeast"/>
          <w:tblHeader w:val="0"/>
        </w:trPr>
        <w:tc>
          <w:tcPr>
            <w:gridSpan w:val="6"/>
          </w:tcPr>
          <w:p w:rsidR="00000000" w:rsidDel="00000000" w:rsidP="00000000" w:rsidRDefault="00000000" w:rsidRPr="00000000" w14:paraId="00000191">
            <w:pPr>
              <w:numPr>
                <w:ilvl w:val="0"/>
                <w:numId w:val="9"/>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Organícense</w:t>
            </w:r>
            <w:r w:rsidDel="00000000" w:rsidR="00000000" w:rsidRPr="00000000">
              <w:rPr>
                <w:rFonts w:ascii="Calibri" w:cs="Calibri" w:eastAsia="Calibri" w:hAnsi="Calibri"/>
                <w:sz w:val="24"/>
                <w:szCs w:val="24"/>
                <w:rtl w:val="0"/>
              </w:rPr>
              <w:t xml:space="preserve"> en equipos de trabajo y definan roles básicos para el desarrollo del proyecto.</w:t>
            </w:r>
          </w:p>
          <w:p w:rsidR="00000000" w:rsidDel="00000000" w:rsidP="00000000" w:rsidRDefault="00000000" w:rsidRPr="00000000" w14:paraId="00000192">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Seleccionen</w:t>
            </w:r>
            <w:r w:rsidDel="00000000" w:rsidR="00000000" w:rsidRPr="00000000">
              <w:rPr>
                <w:rFonts w:ascii="Calibri" w:cs="Calibri" w:eastAsia="Calibri" w:hAnsi="Calibri"/>
                <w:sz w:val="24"/>
                <w:szCs w:val="24"/>
                <w:rtl w:val="0"/>
              </w:rPr>
              <w:t xml:space="preserve"> un sector, empresa o necesidad de mercado donde pueda aplicarse una solución digital de autoservicio.</w:t>
            </w:r>
          </w:p>
          <w:p w:rsidR="00000000" w:rsidDel="00000000" w:rsidP="00000000" w:rsidRDefault="00000000" w:rsidRPr="00000000" w14:paraId="00000193">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Definan</w:t>
            </w:r>
            <w:r w:rsidDel="00000000" w:rsidR="00000000" w:rsidRPr="00000000">
              <w:rPr>
                <w:rFonts w:ascii="Calibri" w:cs="Calibri" w:eastAsia="Calibri" w:hAnsi="Calibri"/>
                <w:sz w:val="24"/>
                <w:szCs w:val="24"/>
                <w:rtl w:val="0"/>
              </w:rPr>
              <w:t xml:space="preserve"> el producto o servicio que trabajarán durante todo el proyecto integrador del Hito 5.</w:t>
            </w:r>
          </w:p>
          <w:p w:rsidR="00000000" w:rsidDel="00000000" w:rsidP="00000000" w:rsidRDefault="00000000" w:rsidRPr="00000000" w14:paraId="00000194">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Describan</w:t>
            </w:r>
            <w:r w:rsidDel="00000000" w:rsidR="00000000" w:rsidRPr="00000000">
              <w:rPr>
                <w:rFonts w:ascii="Calibri" w:cs="Calibri" w:eastAsia="Calibri" w:hAnsi="Calibri"/>
                <w:sz w:val="24"/>
                <w:szCs w:val="24"/>
                <w:rtl w:val="0"/>
              </w:rPr>
              <w:t xml:space="preserve"> el perfil general del cliente objetivo, considerando sus necesidades, problemas de compra o barreras de atención.</w:t>
            </w:r>
          </w:p>
          <w:p w:rsidR="00000000" w:rsidDel="00000000" w:rsidP="00000000" w:rsidRDefault="00000000" w:rsidRPr="00000000" w14:paraId="00000195">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Identifiquen</w:t>
            </w:r>
            <w:r w:rsidDel="00000000" w:rsidR="00000000" w:rsidRPr="00000000">
              <w:rPr>
                <w:rFonts w:ascii="Calibri" w:cs="Calibri" w:eastAsia="Calibri" w:hAnsi="Calibri"/>
                <w:sz w:val="24"/>
                <w:szCs w:val="24"/>
                <w:rtl w:val="0"/>
              </w:rPr>
              <w:t xml:space="preserve"> los momentos del proceso de compra o atención que podrían digitalizarse, como búsqueda de información, comparación, cotización, compra, seguimiento o soporte.</w:t>
            </w:r>
          </w:p>
          <w:p w:rsidR="00000000" w:rsidDel="00000000" w:rsidP="00000000" w:rsidRDefault="00000000" w:rsidRPr="00000000" w14:paraId="00000196">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Diseñen</w:t>
            </w:r>
            <w:r w:rsidDel="00000000" w:rsidR="00000000" w:rsidRPr="00000000">
              <w:rPr>
                <w:rFonts w:ascii="Calibri" w:cs="Calibri" w:eastAsia="Calibri" w:hAnsi="Calibri"/>
                <w:sz w:val="24"/>
                <w:szCs w:val="24"/>
                <w:rtl w:val="0"/>
              </w:rPr>
              <w:t xml:space="preserve"> un flujo básico de autoservicio donde el cliente pueda avanzar con autonomía mediante una plataforma, aplicación, formulario, chatbot, portal web u otra herramienta digital.</w:t>
            </w:r>
          </w:p>
          <w:p w:rsidR="00000000" w:rsidDel="00000000" w:rsidP="00000000" w:rsidRDefault="00000000" w:rsidRPr="00000000" w14:paraId="00000197">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Expliquen</w:t>
            </w:r>
            <w:r w:rsidDel="00000000" w:rsidR="00000000" w:rsidRPr="00000000">
              <w:rPr>
                <w:rFonts w:ascii="Calibri" w:cs="Calibri" w:eastAsia="Calibri" w:hAnsi="Calibri"/>
                <w:sz w:val="24"/>
                <w:szCs w:val="24"/>
                <w:rtl w:val="0"/>
              </w:rPr>
              <w:t xml:space="preserve"> cómo la solución propuesta reduce fricciones, mejora la experiencia del cliente y aporta valor a la empresa.</w:t>
            </w:r>
          </w:p>
          <w:p w:rsidR="00000000" w:rsidDel="00000000" w:rsidP="00000000" w:rsidRDefault="00000000" w:rsidRPr="00000000" w14:paraId="00000198">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Elaboren</w:t>
            </w:r>
            <w:r w:rsidDel="00000000" w:rsidR="00000000" w:rsidRPr="00000000">
              <w:rPr>
                <w:rFonts w:ascii="Calibri" w:cs="Calibri" w:eastAsia="Calibri" w:hAnsi="Calibri"/>
                <w:sz w:val="24"/>
                <w:szCs w:val="24"/>
                <w:rtl w:val="0"/>
              </w:rPr>
              <w:t xml:space="preserve"> un avance escrito que incluya la descripción de la propuesta, el cliente objetivo, el flujo de autoservicio y la justificación de su utilidad profesional.</w:t>
            </w:r>
          </w:p>
          <w:p w:rsidR="00000000" w:rsidDel="00000000" w:rsidP="00000000" w:rsidRDefault="00000000" w:rsidRPr="00000000" w14:paraId="00000199">
            <w:pPr>
              <w:numPr>
                <w:ilvl w:val="0"/>
                <w:numId w:val="9"/>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Suban</w:t>
            </w:r>
            <w:r w:rsidDel="00000000" w:rsidR="00000000" w:rsidRPr="00000000">
              <w:rPr>
                <w:rFonts w:ascii="Calibri" w:cs="Calibri" w:eastAsia="Calibri" w:hAnsi="Calibri"/>
                <w:sz w:val="24"/>
                <w:szCs w:val="24"/>
                <w:rtl w:val="0"/>
              </w:rPr>
              <w:t xml:space="preserve"> una copia del avance por integrante en formato Word o PDF, aunque el trabajo haya sido desarrollado de manera grupal.</w:t>
            </w:r>
          </w:p>
          <w:p w:rsidR="00000000" w:rsidDel="00000000" w:rsidP="00000000" w:rsidRDefault="00000000" w:rsidRPr="00000000" w14:paraId="0000019A">
            <w:pPr>
              <w:ind w:left="0" w:firstLine="0"/>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A0">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1A1">
      <w:pPr>
        <w:spacing w:after="160" w:line="259" w:lineRule="auto"/>
        <w:jc w:val="center"/>
        <w:rPr>
          <w:rFonts w:ascii="Calibri" w:cs="Calibri" w:eastAsia="Calibri" w:hAnsi="Calibri"/>
          <w:b w:val="1"/>
          <w:bCs w:val="1"/>
          <w:sz w:val="44"/>
          <w:szCs w:val="44"/>
        </w:rPr>
      </w:pPr>
      <w:r w:rsidDel="00000000" w:rsidR="00000000" w:rsidRPr="00000000">
        <w:rPr>
          <w:rtl w:val="0"/>
        </w:rPr>
      </w:r>
    </w:p>
    <w:tbl>
      <w:tblPr>
        <w:tblStyle w:val="Table7"/>
        <w:tblpPr w:leftFromText="180" w:rightFromText="180" w:topFromText="180" w:bottomFromText="180" w:vertAnchor="text" w:horzAnchor="text" w:tblpX="-990"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5"/>
        <w:gridCol w:w="1615.0000000000002"/>
        <w:gridCol w:w="195"/>
        <w:gridCol w:w="1995"/>
        <w:gridCol w:w="195"/>
        <w:gridCol w:w="3495"/>
        <w:tblGridChange w:id="0">
          <w:tblGrid>
            <w:gridCol w:w="2945"/>
            <w:gridCol w:w="1615.0000000000002"/>
            <w:gridCol w:w="195"/>
            <w:gridCol w:w="1995"/>
            <w:gridCol w:w="195"/>
            <w:gridCol w:w="3495"/>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1A2">
            <w:pPr>
              <w:pStyle w:val="Heading1"/>
              <w:rPr/>
            </w:pPr>
            <w:bookmarkStart w:colFirst="0" w:colLast="0" w:name="_zdt48npl4x1u" w:id="8"/>
            <w:bookmarkEnd w:id="8"/>
            <w:r w:rsidDel="00000000" w:rsidR="00000000" w:rsidRPr="00000000">
              <w:rPr>
                <w:rtl w:val="0"/>
              </w:rPr>
              <w:t xml:space="preserve">Hito 05 Semana 18</w:t>
            </w:r>
          </w:p>
        </w:tc>
      </w:tr>
      <w:tr>
        <w:trPr>
          <w:cantSplit w:val="0"/>
          <w:tblHeader w:val="0"/>
        </w:trPr>
        <w:tc>
          <w:tcPr>
            <w:gridSpan w:val="6"/>
            <w:shd w:fill="cccccc" w:val="clear"/>
          </w:tcPr>
          <w:p w:rsidR="00000000" w:rsidDel="00000000" w:rsidP="00000000" w:rsidRDefault="00000000" w:rsidRPr="00000000" w14:paraId="000001A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Título de la Semana 18: </w:t>
            </w:r>
            <w:r w:rsidDel="00000000" w:rsidR="00000000" w:rsidRPr="00000000">
              <w:rPr>
                <w:rFonts w:ascii="Calibri" w:cs="Calibri" w:eastAsia="Calibri" w:hAnsi="Calibri"/>
                <w:b w:val="1"/>
                <w:bCs w:val="1"/>
                <w:sz w:val="24"/>
                <w:szCs w:val="24"/>
                <w:rtl w:val="0"/>
              </w:rPr>
              <w:t xml:space="preserve">Sostenibilidad y criterios</w:t>
            </w:r>
          </w:p>
        </w:tc>
      </w:tr>
      <w:tr>
        <w:trPr>
          <w:cantSplit w:val="0"/>
          <w:tblHeader w:val="0"/>
        </w:trPr>
        <w:tc>
          <w:tcPr>
            <w:gridSpan w:val="6"/>
            <w:shd w:fill="cccccc" w:val="clear"/>
          </w:tcPr>
          <w:p w:rsidR="00000000" w:rsidDel="00000000" w:rsidP="00000000" w:rsidRDefault="00000000" w:rsidRPr="00000000" w14:paraId="000001AE">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1B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1BA">
            <w:pPr>
              <w:spacing w:line="276" w:lineRule="auto"/>
              <w:rPr>
                <w:rFonts w:ascii="Calibri" w:cs="Calibri" w:eastAsia="Calibri" w:hAnsi="Calibri"/>
                <w:sz w:val="24"/>
                <w:szCs w:val="24"/>
              </w:rPr>
            </w:pPr>
            <w:hyperlink r:id="rId18">
              <w:r w:rsidDel="00000000" w:rsidR="00000000" w:rsidRPr="00000000">
                <w:rPr>
                  <w:rFonts w:ascii="Calibri" w:cs="Calibri" w:eastAsia="Calibri" w:hAnsi="Calibri"/>
                  <w:color w:val="1155cc"/>
                  <w:sz w:val="24"/>
                  <w:szCs w:val="24"/>
                  <w:u w:val="single"/>
                  <w:rtl w:val="0"/>
                </w:rPr>
                <w:t xml:space="preserve">https://docs.google.com/document/d/1c_zAj4h6nJ7x__9SC7jmTJgTxcaFWtdE/edit?usp=drive_link&amp;ouid=116964615012484106443&amp;rtpof=true&amp;sd=true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1C0">
            <w:pPr>
              <w:pStyle w:val="Heading2"/>
              <w:rPr>
                <w:rFonts w:ascii="Calibri" w:cs="Calibri" w:eastAsia="Calibri" w:hAnsi="Calibri"/>
                <w:sz w:val="30"/>
                <w:szCs w:val="30"/>
              </w:rPr>
            </w:pPr>
            <w:bookmarkStart w:colFirst="0" w:colLast="0" w:name="_u24rqibpj9h7" w:id="9"/>
            <w:bookmarkEnd w:id="9"/>
            <w:r w:rsidDel="00000000" w:rsidR="00000000" w:rsidRPr="00000000">
              <w:rPr>
                <w:rFonts w:ascii="Calibri" w:cs="Calibri" w:eastAsia="Calibri" w:hAnsi="Calibri"/>
                <w:sz w:val="30"/>
                <w:szCs w:val="30"/>
                <w:rtl w:val="0"/>
              </w:rPr>
              <w:t xml:space="preserve">S18 Material programado</w:t>
            </w:r>
          </w:p>
        </w:tc>
      </w:tr>
      <w:tr>
        <w:trPr>
          <w:cantSplit w:val="0"/>
          <w:trHeight w:val="7860" w:hRule="atLeast"/>
          <w:tblHeader w:val="0"/>
        </w:trPr>
        <w:tc>
          <w:tcPr>
            <w:gridSpan w:val="6"/>
          </w:tcPr>
          <w:p w:rsidR="00000000" w:rsidDel="00000000" w:rsidP="00000000" w:rsidRDefault="00000000" w:rsidRPr="00000000" w14:paraId="000001C6">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1C7">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1C8">
            <w:pPr>
              <w:widowControl w:val="0"/>
              <w:numPr>
                <w:ilvl w:val="0"/>
                <w:numId w:val="3"/>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1C9">
            <w:pPr>
              <w:widowControl w:val="0"/>
              <w:numPr>
                <w:ilvl w:val="0"/>
                <w:numId w:val="3"/>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1CA">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B">
            <w:pPr>
              <w:widowControl w:val="0"/>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8"/>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1C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1CE">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 </w:t>
                  </w:r>
                  <w:r w:rsidDel="00000000" w:rsidR="00000000" w:rsidRPr="00000000">
                    <w:rPr>
                      <w:rFonts w:ascii="Calibri" w:cs="Calibri" w:eastAsia="Calibri" w:hAnsi="Calibri"/>
                      <w:b w:val="1"/>
                      <w:bCs w:val="1"/>
                      <w:sz w:val="24"/>
                      <w:szCs w:val="24"/>
                      <w:rtl w:val="0"/>
                    </w:rPr>
                    <w:t xml:space="preserve">del libro</w:t>
                  </w:r>
                  <w:r w:rsidDel="00000000" w:rsidR="00000000" w:rsidRPr="00000000">
                    <w:rPr>
                      <w:rFonts w:ascii="Calibri" w:cs="Calibri" w:eastAsia="Calibri" w:hAnsi="Calibri"/>
                      <w:sz w:val="24"/>
                      <w:szCs w:val="24"/>
                      <w:rtl w:val="0"/>
                    </w:rPr>
                    <w:t xml:space="preserve"> (llenar si es necesario): Sostenibilidad y consumidor responsable </w:t>
                  </w:r>
                </w:p>
                <w:p w:rsidR="00000000" w:rsidDel="00000000" w:rsidP="00000000" w:rsidRDefault="00000000" w:rsidRPr="00000000" w14:paraId="000001C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1D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Javier Badenas Boldo</w:t>
                  </w:r>
                </w:p>
                <w:p w:rsidR="00000000" w:rsidDel="00000000" w:rsidP="00000000" w:rsidRDefault="00000000" w:rsidRPr="00000000" w14:paraId="000001D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web):Texto digital</w:t>
                  </w:r>
                </w:p>
                <w:p w:rsidR="00000000" w:rsidDel="00000000" w:rsidP="00000000" w:rsidRDefault="00000000" w:rsidRPr="00000000" w14:paraId="000001D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p>
                <w:p w:rsidR="00000000" w:rsidDel="00000000" w:rsidP="00000000" w:rsidRDefault="00000000" w:rsidRPr="00000000" w14:paraId="000001D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Leer las las 10 primeras páginas (173 - 184)</w:t>
                  </w:r>
                </w:p>
                <w:p w:rsidR="00000000" w:rsidDel="00000000" w:rsidP="00000000" w:rsidRDefault="00000000" w:rsidRPr="00000000" w14:paraId="000001D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50 min.</w:t>
                  </w:r>
                </w:p>
                <w:p w:rsidR="00000000" w:rsidDel="00000000" w:rsidP="00000000" w:rsidRDefault="00000000" w:rsidRPr="00000000" w14:paraId="000001D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tc>
              <w:tc>
                <w:tcPr/>
                <w:p w:rsidR="00000000" w:rsidDel="00000000" w:rsidP="00000000" w:rsidRDefault="00000000" w:rsidRPr="00000000" w14:paraId="000001D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1D8">
                  <w:pPr>
                    <w:rPr>
                      <w:rFonts w:ascii="Calibri" w:cs="Calibri" w:eastAsia="Calibri" w:hAnsi="Calibri"/>
                      <w:b w:val="1"/>
                      <w:bCs w:val="1"/>
                      <w:sz w:val="24"/>
                      <w:szCs w:val="24"/>
                    </w:rPr>
                  </w:pPr>
                  <w:hyperlink r:id="rId19">
                    <w:r w:rsidDel="00000000" w:rsidR="00000000" w:rsidRPr="00000000">
                      <w:rPr>
                        <w:rFonts w:ascii="Calibri" w:cs="Calibri" w:eastAsia="Calibri" w:hAnsi="Calibri"/>
                        <w:b w:val="1"/>
                        <w:bCs w:val="1"/>
                        <w:color w:val="1155cc"/>
                        <w:sz w:val="24"/>
                        <w:szCs w:val="24"/>
                        <w:u w:val="single"/>
                        <w:rtl w:val="0"/>
                      </w:rPr>
                      <w:t xml:space="preserve">https://marcialpons-openaccess.es/index.php/juridicas/catalog/download/Sostenibilidad-y-derecho/29/733?inline=1</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1D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1DB">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Sostenibilidad y marketing</w:t>
                  </w:r>
                  <w:r w:rsidDel="00000000" w:rsidR="00000000" w:rsidRPr="00000000">
                    <w:rPr>
                      <w:rtl w:val="0"/>
                    </w:rPr>
                  </w:r>
                </w:p>
                <w:p w:rsidR="00000000" w:rsidDel="00000000" w:rsidP="00000000" w:rsidRDefault="00000000" w:rsidRPr="00000000" w14:paraId="000001D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Departamento de Marketing - España</w:t>
                  </w:r>
                </w:p>
                <w:p w:rsidR="00000000" w:rsidDel="00000000" w:rsidP="00000000" w:rsidRDefault="00000000" w:rsidRPr="00000000" w14:paraId="000001D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10 abr 2024</w:t>
                  </w:r>
                </w:p>
                <w:p w:rsidR="00000000" w:rsidDel="00000000" w:rsidP="00000000" w:rsidRDefault="00000000" w:rsidRPr="00000000" w14:paraId="000001D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4:13 min.</w:t>
                  </w:r>
                </w:p>
                <w:p w:rsidR="00000000" w:rsidDel="00000000" w:rsidP="00000000" w:rsidRDefault="00000000" w:rsidRPr="00000000" w14:paraId="000001D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8 min</w:t>
                  </w:r>
                </w:p>
                <w:p w:rsidR="00000000" w:rsidDel="00000000" w:rsidP="00000000" w:rsidRDefault="00000000" w:rsidRPr="00000000" w14:paraId="000001E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1E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1E3">
                  <w:pPr>
                    <w:rPr>
                      <w:rFonts w:ascii="Calibri" w:cs="Calibri" w:eastAsia="Calibri" w:hAnsi="Calibri"/>
                      <w:b w:val="1"/>
                      <w:bCs w:val="1"/>
                      <w:sz w:val="24"/>
                      <w:szCs w:val="24"/>
                    </w:rPr>
                  </w:pPr>
                  <w:hyperlink r:id="rId20">
                    <w:r w:rsidDel="00000000" w:rsidR="00000000" w:rsidRPr="00000000">
                      <w:rPr>
                        <w:rFonts w:ascii="Calibri" w:cs="Calibri" w:eastAsia="Calibri" w:hAnsi="Calibri"/>
                        <w:b w:val="1"/>
                        <w:bCs w:val="1"/>
                        <w:color w:val="1155cc"/>
                        <w:sz w:val="24"/>
                        <w:szCs w:val="24"/>
                        <w:u w:val="single"/>
                        <w:rtl w:val="0"/>
                      </w:rPr>
                      <w:t xml:space="preserve">https://www.youtube.com/watch?v=pXHsUmc9AOg&amp;pp=ygU8c29zdGVuaWJpbGlkYWQgeSBjcml0ZXJpb3MgZGVsIGNvbXBvcnRhbWllbnRvIGRlbCBjb25zdW1pZG9y</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1E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5">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1E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E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1E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1E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E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1E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1E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1E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F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1F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F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1F4">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F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bl>
          <w:p w:rsidR="00000000" w:rsidDel="00000000" w:rsidP="00000000" w:rsidRDefault="00000000" w:rsidRPr="00000000" w14:paraId="000001F6">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1FC">
            <w:pPr>
              <w:pStyle w:val="Heading2"/>
              <w:rPr>
                <w:rFonts w:ascii="Calibri" w:cs="Calibri" w:eastAsia="Calibri" w:hAnsi="Calibri"/>
                <w:sz w:val="30"/>
                <w:szCs w:val="30"/>
              </w:rPr>
            </w:pPr>
            <w:bookmarkStart w:colFirst="0" w:colLast="0" w:name="_meh1zgvnt827" w:id="10"/>
            <w:bookmarkEnd w:id="10"/>
            <w:r w:rsidDel="00000000" w:rsidR="00000000" w:rsidRPr="00000000">
              <w:rPr>
                <w:rFonts w:ascii="Calibri" w:cs="Calibri" w:eastAsia="Calibri" w:hAnsi="Calibri"/>
                <w:sz w:val="30"/>
                <w:szCs w:val="30"/>
                <w:rtl w:val="0"/>
              </w:rPr>
              <w:t xml:space="preserve">S18 Material complementario (No obligatorio)</w:t>
            </w:r>
          </w:p>
        </w:tc>
      </w:tr>
      <w:tr>
        <w:trPr>
          <w:cantSplit w:val="0"/>
          <w:tblHeader w:val="0"/>
        </w:trPr>
        <w:tc>
          <w:tcPr>
            <w:gridSpan w:val="6"/>
          </w:tcPr>
          <w:p w:rsidR="00000000" w:rsidDel="00000000" w:rsidP="00000000" w:rsidRDefault="00000000" w:rsidRPr="00000000" w14:paraId="00000202">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03">
            <w:pPr>
              <w:widowControl w:val="0"/>
              <w:spacing w:line="276" w:lineRule="auto"/>
              <w:rPr>
                <w:rFonts w:ascii="Calibri" w:cs="Calibri" w:eastAsia="Calibri" w:hAnsi="Calibri"/>
                <w:sz w:val="24"/>
                <w:szCs w:val="24"/>
              </w:rPr>
            </w:pPr>
            <w:r w:rsidDel="00000000" w:rsidR="00000000" w:rsidRPr="00000000">
              <w:rPr>
                <w:rtl w:val="0"/>
              </w:rPr>
            </w:r>
          </w:p>
          <w:tbl>
            <w:tblPr>
              <w:tblStyle w:val="Table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20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05">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0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necesario):Sostenibilidad y consumidor responsable </w:t>
                  </w:r>
                </w:p>
                <w:p w:rsidR="00000000" w:rsidDel="00000000" w:rsidP="00000000" w:rsidRDefault="00000000" w:rsidRPr="00000000" w14:paraId="000002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20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Javier Badenas Boldo</w:t>
                  </w:r>
                </w:p>
                <w:p w:rsidR="00000000" w:rsidDel="00000000" w:rsidP="00000000" w:rsidRDefault="00000000" w:rsidRPr="00000000" w14:paraId="0000020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web):Texto digital</w:t>
                  </w:r>
                </w:p>
                <w:p w:rsidR="00000000" w:rsidDel="00000000" w:rsidP="00000000" w:rsidRDefault="00000000" w:rsidRPr="00000000" w14:paraId="0000020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p>
                <w:p w:rsidR="00000000" w:rsidDel="00000000" w:rsidP="00000000" w:rsidRDefault="00000000" w:rsidRPr="00000000" w14:paraId="0000020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26 págs.</w:t>
                  </w:r>
                </w:p>
                <w:p w:rsidR="00000000" w:rsidDel="00000000" w:rsidP="00000000" w:rsidRDefault="00000000" w:rsidRPr="00000000" w14:paraId="0000020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130 min.</w:t>
                  </w:r>
                </w:p>
                <w:p w:rsidR="00000000" w:rsidDel="00000000" w:rsidP="00000000" w:rsidRDefault="00000000" w:rsidRPr="00000000" w14:paraId="000002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tc>
              <w:tc>
                <w:tcPr/>
                <w:p w:rsidR="00000000" w:rsidDel="00000000" w:rsidP="00000000" w:rsidRDefault="00000000" w:rsidRPr="00000000" w14:paraId="0000020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210">
                  <w:pPr>
                    <w:rPr>
                      <w:rFonts w:ascii="Calibri" w:cs="Calibri" w:eastAsia="Calibri" w:hAnsi="Calibri"/>
                      <w:b w:val="1"/>
                      <w:bCs w:val="1"/>
                      <w:sz w:val="24"/>
                      <w:szCs w:val="24"/>
                    </w:rPr>
                  </w:pPr>
                  <w:hyperlink r:id="rId21">
                    <w:r w:rsidDel="00000000" w:rsidR="00000000" w:rsidRPr="00000000">
                      <w:rPr>
                        <w:rFonts w:ascii="Calibri" w:cs="Calibri" w:eastAsia="Calibri" w:hAnsi="Calibri"/>
                        <w:b w:val="1"/>
                        <w:bCs w:val="1"/>
                        <w:color w:val="1155cc"/>
                        <w:sz w:val="24"/>
                        <w:szCs w:val="24"/>
                        <w:u w:val="single"/>
                        <w:rtl w:val="0"/>
                      </w:rPr>
                      <w:t xml:space="preserve">https://marcialpons-openaccess.es/index.php/juridicas/catalog/download/Sostenibilidad-y-derecho/29/733?inline=1</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21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1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21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1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1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1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1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21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21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21B">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1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21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1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21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nn</w:t>
                  </w:r>
                </w:p>
                <w:p w:rsidR="00000000" w:rsidDel="00000000" w:rsidP="00000000" w:rsidRDefault="00000000" w:rsidRPr="00000000" w14:paraId="0000022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2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22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225">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2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22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w:t>
                  </w:r>
                </w:p>
                <w:p w:rsidR="00000000" w:rsidDel="00000000" w:rsidP="00000000" w:rsidRDefault="00000000" w:rsidRPr="00000000" w14:paraId="0000022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22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 </w:t>
                  </w:r>
                  <w:r w:rsidDel="00000000" w:rsidR="00000000" w:rsidRPr="00000000">
                    <w:rPr>
                      <w:rFonts w:ascii="Calibri" w:cs="Calibri" w:eastAsia="Calibri" w:hAnsi="Calibri"/>
                      <w:sz w:val="24"/>
                      <w:szCs w:val="24"/>
                      <w:rtl w:val="0"/>
                    </w:rPr>
                    <w:t xml:space="preserve">(multiplicar x 3)</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2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22C">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2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bl>
          <w:p w:rsidR="00000000" w:rsidDel="00000000" w:rsidP="00000000" w:rsidRDefault="00000000" w:rsidRPr="00000000" w14:paraId="0000022E">
            <w:pPr>
              <w:rPr>
                <w:rFonts w:ascii="Calibri" w:cs="Calibri" w:eastAsia="Calibri" w:hAnsi="Calibri"/>
                <w:sz w:val="18"/>
                <w:szCs w:val="18"/>
              </w:rPr>
            </w:pPr>
            <w:r w:rsidDel="00000000" w:rsidR="00000000" w:rsidRPr="00000000">
              <w:rPr>
                <w:rtl w:val="0"/>
              </w:rPr>
            </w:r>
          </w:p>
        </w:tc>
      </w:tr>
      <w:tr>
        <w:trPr>
          <w:cantSplit w:val="0"/>
          <w:tblHeader w:val="0"/>
        </w:trPr>
        <w:tc>
          <w:tcPr>
            <w:gridSpan w:val="6"/>
            <w:shd w:fill="cc99ff" w:val="clear"/>
          </w:tcPr>
          <w:p w:rsidR="00000000" w:rsidDel="00000000" w:rsidP="00000000" w:rsidRDefault="00000000" w:rsidRPr="00000000" w14:paraId="00000234">
            <w:pPr>
              <w:pStyle w:val="Heading2"/>
              <w:tabs>
                <w:tab w:val="left" w:leader="none" w:pos="217"/>
              </w:tabs>
              <w:rPr>
                <w:rFonts w:ascii="Calibri" w:cs="Calibri" w:eastAsia="Calibri" w:hAnsi="Calibri"/>
                <w:sz w:val="30"/>
                <w:szCs w:val="30"/>
              </w:rPr>
            </w:pPr>
            <w:bookmarkStart w:colFirst="0" w:colLast="0" w:name="_qna540kd19k2" w:id="11"/>
            <w:bookmarkEnd w:id="11"/>
            <w:r w:rsidDel="00000000" w:rsidR="00000000" w:rsidRPr="00000000">
              <w:rPr>
                <w:rFonts w:ascii="Calibri" w:cs="Calibri" w:eastAsia="Calibri" w:hAnsi="Calibri"/>
                <w:sz w:val="30"/>
                <w:szCs w:val="30"/>
                <w:rtl w:val="0"/>
              </w:rPr>
              <w:t xml:space="preserve">S18 Afianzamiento: Sostenibilidad y consumidor responsable</w:t>
            </w:r>
          </w:p>
        </w:tc>
      </w:tr>
      <w:tr>
        <w:trPr>
          <w:cantSplit w:val="0"/>
          <w:tblHeader w:val="0"/>
        </w:trPr>
        <w:tc>
          <w:tcPr>
            <w:gridSpan w:val="6"/>
            <w:shd w:fill="cccccc" w:val="clear"/>
          </w:tcPr>
          <w:p w:rsidR="00000000" w:rsidDel="00000000" w:rsidP="00000000" w:rsidRDefault="00000000" w:rsidRPr="00000000" w14:paraId="0000023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6"/>
            <w:shd w:fill="cccccc" w:val="clear"/>
          </w:tcPr>
          <w:p w:rsidR="00000000" w:rsidDel="00000000" w:rsidP="00000000" w:rsidRDefault="00000000" w:rsidRPr="00000000" w14:paraId="00000240">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para realizar el test; comienza cada paso con un verbo.  </w:t>
            </w:r>
          </w:p>
          <w:p w:rsidR="00000000" w:rsidDel="00000000" w:rsidP="00000000" w:rsidRDefault="00000000" w:rsidRPr="00000000" w14:paraId="0000024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lo general, esta actividad no amerita pasos, ya que se trata de responder el test.  Demanda la lectura o estudio previo de un documento. Si es necesario, enumera las instrucciones y menciona el documento o video que debe estudiar el estudiante para resolver esta actividad, mismos que deben estar contemplados obligatoriamente en la sección de contenido programado.</w:t>
            </w:r>
          </w:p>
        </w:tc>
      </w:tr>
      <w:tr>
        <w:trPr>
          <w:cantSplit w:val="0"/>
          <w:tblHeader w:val="0"/>
        </w:trPr>
        <w:tc>
          <w:tcPr>
            <w:gridSpan w:val="6"/>
          </w:tcPr>
          <w:p w:rsidR="00000000" w:rsidDel="00000000" w:rsidP="00000000" w:rsidRDefault="00000000" w:rsidRPr="00000000" w14:paraId="00000247">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Lee</w:t>
            </w:r>
            <w:r w:rsidDel="00000000" w:rsidR="00000000" w:rsidRPr="00000000">
              <w:rPr>
                <w:rFonts w:ascii="Calibri" w:cs="Calibri" w:eastAsia="Calibri" w:hAnsi="Calibri"/>
                <w:sz w:val="24"/>
                <w:szCs w:val="24"/>
                <w:rtl w:val="0"/>
              </w:rPr>
              <w:t xml:space="preserve"> el texto </w:t>
            </w:r>
            <w:commentRangeStart w:id="3"/>
            <w:r w:rsidDel="00000000" w:rsidR="00000000" w:rsidRPr="00000000">
              <w:rPr>
                <w:rFonts w:ascii="Calibri" w:cs="Calibri" w:eastAsia="Calibri" w:hAnsi="Calibri"/>
                <w:sz w:val="24"/>
                <w:szCs w:val="24"/>
                <w:rtl w:val="0"/>
              </w:rPr>
              <w:t xml:space="preserve">Sostenibilidad y consumidor responsable</w:t>
            </w:r>
            <w:commentRangeEnd w:id="3"/>
            <w:r w:rsidDel="00000000" w:rsidR="00000000" w:rsidRPr="00000000">
              <w:commentReference w:id="3"/>
            </w:r>
            <w:r w:rsidDel="00000000" w:rsidR="00000000" w:rsidRPr="00000000">
              <w:rPr>
                <w:rFonts w:ascii="Calibri" w:cs="Calibri" w:eastAsia="Calibri" w:hAnsi="Calibri"/>
                <w:sz w:val="24"/>
                <w:szCs w:val="24"/>
                <w:rtl w:val="0"/>
              </w:rPr>
              <w:t xml:space="preserve"> y observa el video </w:t>
            </w:r>
            <w:commentRangeStart w:id="4"/>
            <w:r w:rsidDel="00000000" w:rsidR="00000000" w:rsidRPr="00000000">
              <w:rPr>
                <w:rFonts w:ascii="Calibri" w:cs="Calibri" w:eastAsia="Calibri" w:hAnsi="Calibri"/>
                <w:sz w:val="24"/>
                <w:szCs w:val="24"/>
                <w:rtl w:val="0"/>
              </w:rPr>
              <w:t xml:space="preserve">Sostenibilidad y marketing</w:t>
            </w:r>
            <w:commentRangeEnd w:id="4"/>
            <w:r w:rsidDel="00000000" w:rsidR="00000000" w:rsidRPr="00000000">
              <w:commentReference w:id="4"/>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48">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Identifica</w:t>
            </w:r>
            <w:r w:rsidDel="00000000" w:rsidR="00000000" w:rsidRPr="00000000">
              <w:rPr>
                <w:rFonts w:ascii="Calibri" w:cs="Calibri" w:eastAsia="Calibri" w:hAnsi="Calibri"/>
                <w:sz w:val="24"/>
                <w:szCs w:val="24"/>
                <w:rtl w:val="0"/>
              </w:rPr>
              <w:t xml:space="preserve"> los criterios que influyen en las decisiones de compra, como precio, valores personales, impacto ambiental, impacto social y confianza en la marca.</w:t>
            </w:r>
          </w:p>
          <w:p w:rsidR="00000000" w:rsidDel="00000000" w:rsidP="00000000" w:rsidRDefault="00000000" w:rsidRPr="00000000" w14:paraId="00000249">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Analiza</w:t>
            </w:r>
            <w:r w:rsidDel="00000000" w:rsidR="00000000" w:rsidRPr="00000000">
              <w:rPr>
                <w:rFonts w:ascii="Calibri" w:cs="Calibri" w:eastAsia="Calibri" w:hAnsi="Calibri"/>
                <w:sz w:val="24"/>
                <w:szCs w:val="24"/>
                <w:rtl w:val="0"/>
              </w:rPr>
              <w:t xml:space="preserve"> cada pregunta considerando cómo los consumidores evalúan productos o servicios en contextos actuales de mercado.</w:t>
            </w:r>
          </w:p>
          <w:p w:rsidR="00000000" w:rsidDel="00000000" w:rsidP="00000000" w:rsidRDefault="00000000" w:rsidRPr="00000000" w14:paraId="0000024A">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Selecciona</w:t>
            </w:r>
            <w:r w:rsidDel="00000000" w:rsidR="00000000" w:rsidRPr="00000000">
              <w:rPr>
                <w:rFonts w:ascii="Calibri" w:cs="Calibri" w:eastAsia="Calibri" w:hAnsi="Calibri"/>
                <w:sz w:val="24"/>
                <w:szCs w:val="24"/>
                <w:rtl w:val="0"/>
              </w:rPr>
              <w:t xml:space="preserve"> una sola opción de respuesta en cada pregunta.</w:t>
            </w:r>
          </w:p>
          <w:p w:rsidR="00000000" w:rsidDel="00000000" w:rsidP="00000000" w:rsidRDefault="00000000" w:rsidRPr="00000000" w14:paraId="0000024B">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Verifica</w:t>
            </w:r>
            <w:r w:rsidDel="00000000" w:rsidR="00000000" w:rsidRPr="00000000">
              <w:rPr>
                <w:rFonts w:ascii="Calibri" w:cs="Calibri" w:eastAsia="Calibri" w:hAnsi="Calibri"/>
                <w:sz w:val="24"/>
                <w:szCs w:val="24"/>
                <w:rtl w:val="0"/>
              </w:rPr>
              <w:t xml:space="preserve"> tus respuestas al finalizar el cuestionario.</w:t>
            </w:r>
          </w:p>
          <w:p w:rsidR="00000000" w:rsidDel="00000000" w:rsidP="00000000" w:rsidRDefault="00000000" w:rsidRPr="00000000" w14:paraId="0000024C">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la retroalimentación de cada pregunta para reforzar los conceptos clave de la semana.</w:t>
            </w:r>
          </w:p>
        </w:tc>
      </w:tr>
      <w:tr>
        <w:trPr>
          <w:cantSplit w:val="0"/>
          <w:tblHeader w:val="0"/>
        </w:trPr>
        <w:tc>
          <w:tcPr>
            <w:gridSpan w:val="6"/>
            <w:shd w:fill="cccccc" w:val="clear"/>
          </w:tcPr>
          <w:p w:rsidR="00000000" w:rsidDel="00000000" w:rsidP="00000000" w:rsidRDefault="00000000" w:rsidRPr="00000000" w14:paraId="0000025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PRODUCCIÓN:</w:t>
            </w:r>
          </w:p>
        </w:tc>
      </w:tr>
      <w:tr>
        <w:trPr>
          <w:cantSplit w:val="0"/>
          <w:trHeight w:val="189.7265625" w:hRule="atLeast"/>
          <w:tblHeader w:val="0"/>
        </w:trPr>
        <w:tc>
          <w:tcPr>
            <w:gridSpan w:val="6"/>
            <w:shd w:fill="cccccc" w:val="clear"/>
          </w:tcPr>
          <w:p w:rsidR="00000000" w:rsidDel="00000000" w:rsidP="00000000" w:rsidRDefault="00000000" w:rsidRPr="00000000" w14:paraId="00000258">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aquí </w:t>
            </w:r>
            <w:r w:rsidDel="00000000" w:rsidR="00000000" w:rsidRPr="00000000">
              <w:rPr>
                <w:rFonts w:ascii="Calibri" w:cs="Calibri" w:eastAsia="Calibri" w:hAnsi="Calibri"/>
                <w:b w:val="1"/>
                <w:bCs w:val="1"/>
                <w:sz w:val="24"/>
                <w:szCs w:val="24"/>
                <w:rtl w:val="0"/>
              </w:rPr>
              <w:t xml:space="preserve">mínimo 3 y máximo 6</w:t>
            </w:r>
            <w:r w:rsidDel="00000000" w:rsidR="00000000" w:rsidRPr="00000000">
              <w:rPr>
                <w:rFonts w:ascii="Calibri" w:cs="Calibri" w:eastAsia="Calibri" w:hAnsi="Calibri"/>
                <w:sz w:val="24"/>
                <w:szCs w:val="24"/>
                <w:rtl w:val="0"/>
              </w:rPr>
              <w:t xml:space="preserve"> preguntas del test, considerando que:</w:t>
            </w:r>
          </w:p>
          <w:p w:rsidR="00000000" w:rsidDel="00000000" w:rsidP="00000000" w:rsidRDefault="00000000" w:rsidRPr="00000000" w14:paraId="00000259">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ser un test que combine preguntas de múltiple selección y de falso/verdadero; o en su defecto, solo de múltiple opción o solo de falso/verdadero.</w:t>
            </w:r>
          </w:p>
          <w:p w:rsidR="00000000" w:rsidDel="00000000" w:rsidP="00000000" w:rsidRDefault="00000000" w:rsidRPr="00000000" w14:paraId="0000025A">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cualquiera de los casos, </w:t>
            </w:r>
            <w:r w:rsidDel="00000000" w:rsidR="00000000" w:rsidRPr="00000000">
              <w:rPr>
                <w:rFonts w:ascii="Calibri" w:cs="Calibri" w:eastAsia="Calibri" w:hAnsi="Calibri"/>
                <w:b w:val="1"/>
                <w:bCs w:val="1"/>
                <w:sz w:val="24"/>
                <w:szCs w:val="24"/>
                <w:rtl w:val="0"/>
              </w:rPr>
              <w:t xml:space="preserve">no olvides resaltar la respuesta correcta</w:t>
            </w:r>
            <w:r w:rsidDel="00000000" w:rsidR="00000000" w:rsidRPr="00000000">
              <w:rPr>
                <w:rFonts w:ascii="Calibri" w:cs="Calibri" w:eastAsia="Calibri" w:hAnsi="Calibri"/>
                <w:sz w:val="24"/>
                <w:szCs w:val="24"/>
                <w:rtl w:val="0"/>
              </w:rPr>
              <w:t xml:space="preserve">. Es importante e imprescindible que en el espacio de retroalimentación expliques brevemente la respuesta correcta.</w:t>
            </w:r>
          </w:p>
          <w:p w:rsidR="00000000" w:rsidDel="00000000" w:rsidP="00000000" w:rsidRDefault="00000000" w:rsidRPr="00000000" w14:paraId="0000025B">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respuestas deben estar necesariamente en uno de los textos, videos o gráficos de avance de la semana, o en alguno específico que se acompañe como lectura previa a este test.</w:t>
            </w:r>
          </w:p>
        </w:tc>
      </w:tr>
      <w:tr>
        <w:trPr>
          <w:cantSplit w:val="0"/>
          <w:trHeight w:val="189.7265625" w:hRule="atLeast"/>
          <w:tblHeader w:val="0"/>
        </w:trPr>
        <w:tc>
          <w:tcPr>
            <w:gridSpan w:val="6"/>
          </w:tcPr>
          <w:p w:rsidR="00000000" w:rsidDel="00000000" w:rsidP="00000000" w:rsidRDefault="00000000" w:rsidRPr="00000000" w14:paraId="0000026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62">
            <w:pPr>
              <w:jc w:val="center"/>
              <w:rPr>
                <w:rFonts w:ascii="Calibri" w:cs="Calibri" w:eastAsia="Calibri" w:hAnsi="Calibri"/>
                <w:b w:val="1"/>
                <w:bCs w:val="1"/>
                <w:sz w:val="24"/>
                <w:szCs w:val="24"/>
              </w:rPr>
            </w:pPr>
            <w:r w:rsidDel="00000000" w:rsidR="00000000" w:rsidRPr="00000000">
              <w:rPr>
                <w:rtl w:val="0"/>
              </w:rPr>
            </w:r>
          </w:p>
          <w:tbl>
            <w:tblPr>
              <w:tblStyle w:val="Table10"/>
              <w:tblW w:w="27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655"/>
              <w:gridCol w:w="655"/>
              <w:gridCol w:w="655"/>
              <w:tblGridChange w:id="0">
                <w:tblGrid>
                  <w:gridCol w:w="780"/>
                  <w:gridCol w:w="655"/>
                  <w:gridCol w:w="655"/>
                  <w:gridCol w:w="655"/>
                </w:tblGrid>
              </w:tblGridChange>
            </w:tblGrid>
            <w:tr>
              <w:trPr>
                <w:cantSplit w:val="0"/>
                <w:tblHeader w:val="0"/>
              </w:trPr>
              <w:tc>
                <w:tcPr>
                  <w:shd w:fill="cc99ff"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Calibri" w:cs="Calibri" w:eastAsia="Calibri" w:hAnsi="Calibri"/>
                      <w:sz w:val="24"/>
                      <w:szCs w:val="24"/>
                    </w:rPr>
                  </w:pPr>
                  <w:r w:rsidDel="00000000" w:rsidR="00000000" w:rsidRPr="00000000">
                    <w:rPr>
                      <w:rtl w:val="0"/>
                    </w:rPr>
                  </w:r>
                </w:p>
              </w:tc>
              <w:tc>
                <w:tcPr>
                  <w:shd w:fill="cc99ff"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PREGUNTA</w:t>
                  </w:r>
                </w:p>
              </w:tc>
              <w:tc>
                <w:tcPr>
                  <w:shd w:fill="cc99ff"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RESPUESTA (marcar la respuesta correcta)</w:t>
                  </w:r>
                </w:p>
              </w:tc>
              <w:tc>
                <w:tcPr>
                  <w:shd w:fill="cc99ff"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RETROALIMENTACIÓN OBLIGATORIA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Según el texto, ¿cuáles suelen ser los factores más determinantes en la toma de decisiones del consumidor?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Los valores de la comunidad y los modelos a seguir.</w:t>
                  </w:r>
                </w:p>
                <w:p w:rsidR="00000000" w:rsidDel="00000000" w:rsidP="00000000" w:rsidRDefault="00000000" w:rsidRPr="00000000" w14:paraId="0000026A">
                  <w:pPr>
                    <w:widowControl w:val="0"/>
                    <w:spacing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B) Los factores económicos, como el precio del producto.</w:t>
                  </w:r>
                </w:p>
                <w:p w:rsidR="00000000" w:rsidDel="00000000" w:rsidP="00000000" w:rsidRDefault="00000000" w:rsidRPr="00000000" w14:paraId="0000026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El prestigio y la lealtad a una marca específica.</w:t>
                  </w:r>
                </w:p>
                <w:p w:rsidR="00000000" w:rsidDel="00000000" w:rsidP="00000000" w:rsidRDefault="00000000" w:rsidRPr="00000000" w14:paraId="0000026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Las etiquetas ecológicas y la información de circularidad.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texto indica explícitamente que los factores económicos suelen ser los más importantes, mientras que el impacto de otros factores sociales o personales es menos claro en la decisión final.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fenómeno se describe como una de las causas del aumento en la "adicción a las compras", especialmente entre los jóvenes?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La búsqueda de equidad social a través del consumo.</w:t>
                  </w:r>
                </w:p>
                <w:p w:rsidR="00000000" w:rsidDel="00000000" w:rsidP="00000000" w:rsidRDefault="00000000" w:rsidRPr="00000000" w14:paraId="0000027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El exceso de información técnica sobre los productos.</w:t>
                  </w:r>
                </w:p>
                <w:p w:rsidR="00000000" w:rsidDel="00000000" w:rsidP="00000000" w:rsidRDefault="00000000" w:rsidRPr="00000000" w14:paraId="00000272">
                  <w:pPr>
                    <w:widowControl w:val="0"/>
                    <w:spacing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C) La combinación de impulsividad, ansiedad e insatisfacción personal.</w:t>
                  </w:r>
                </w:p>
                <w:p w:rsidR="00000000" w:rsidDel="00000000" w:rsidP="00000000" w:rsidRDefault="00000000" w:rsidRPr="00000000" w14:paraId="0000027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El cumplimiento estricto de las normas sociales.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página 2, el autor cita que la vulnerabilidad psicológica y la falta de autocontrol en el gasto alimentan este comportamiento adictivo.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texto menciona que el consumo ha evolucionado más allá de las necesidades básicas. ¿Cuál es su rol principal hoy en día?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Únicamente la supervivencia biológica del individuo.</w:t>
                  </w:r>
                </w:p>
                <w:p w:rsidR="00000000" w:rsidDel="00000000" w:rsidP="00000000" w:rsidRDefault="00000000" w:rsidRPr="00000000" w14:paraId="00000278">
                  <w:pPr>
                    <w:widowControl w:val="0"/>
                    <w:spacing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B) Un rol simbólico para la autorrealización y el estatus social.</w:t>
                  </w:r>
                </w:p>
                <w:p w:rsidR="00000000" w:rsidDel="00000000" w:rsidP="00000000" w:rsidRDefault="00000000" w:rsidRPr="00000000" w14:paraId="0000027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La reducción inmediata de la huella de carbono.</w:t>
                  </w:r>
                </w:p>
                <w:p w:rsidR="00000000" w:rsidDel="00000000" w:rsidP="00000000" w:rsidRDefault="00000000" w:rsidRPr="00000000" w14:paraId="0000027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La eliminación de los intermediarios en la cadena de valor.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señala que el consumo actúa como un fenómeno social socializado donde los objetos se adquieren por su significado simbólico y no solo por su materialidad.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define el concepto de "consumidor responsable" según el documento?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Aquel que compra el producto de menor precio sin importar su origen.</w:t>
                  </w:r>
                </w:p>
                <w:p w:rsidR="00000000" w:rsidDel="00000000" w:rsidP="00000000" w:rsidRDefault="00000000" w:rsidRPr="00000000" w14:paraId="0000027F">
                  <w:pPr>
                    <w:widowControl w:val="0"/>
                    <w:spacing w:after="180"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B) El que opta por bienes que fomenten la conservación del medio ambiente y la equidad social.</w:t>
                  </w:r>
                </w:p>
                <w:p w:rsidR="00000000" w:rsidDel="00000000" w:rsidP="00000000" w:rsidRDefault="00000000" w:rsidRPr="00000000" w14:paraId="00000280">
                  <w:pPr>
                    <w:widowControl w:val="0"/>
                    <w:spacing w:after="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El consumidor que sigue las tendencias de marketing masivo de las grandes empresas.</w:t>
                  </w:r>
                </w:p>
                <w:p w:rsidR="00000000" w:rsidDel="00000000" w:rsidP="00000000" w:rsidRDefault="00000000" w:rsidRPr="00000000" w14:paraId="00000281">
                  <w:pPr>
                    <w:widowControl w:val="0"/>
                    <w:spacing w:after="18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Aquel que delega la responsabilidad ambiental exclusivamente en el Estado.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consumo responsable implica ajustar los patrones de compra a necesidades reales y considerar el impacto ambiental y social de la producción.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Dentro de las tres formas de consumo responsable mencionadas, ¿qué caracteriza al "consumo ético"?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La preferencia por productos de origen orgánico y artesanal.</w:t>
                  </w:r>
                </w:p>
                <w:p w:rsidR="00000000" w:rsidDel="00000000" w:rsidP="00000000" w:rsidRDefault="00000000" w:rsidRPr="00000000" w14:paraId="0000028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El pago justo por el trabajo realizado para eliminar intermediarios.</w:t>
                  </w:r>
                </w:p>
                <w:p w:rsidR="00000000" w:rsidDel="00000000" w:rsidP="00000000" w:rsidRDefault="00000000" w:rsidRPr="00000000" w14:paraId="00000287">
                  <w:pPr>
                    <w:widowControl w:val="0"/>
                    <w:spacing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C) La distinción entre necesidades reales y necesidades creadas por la publicidad (austeridad).</w:t>
                  </w:r>
                </w:p>
                <w:p w:rsidR="00000000" w:rsidDel="00000000" w:rsidP="00000000" w:rsidRDefault="00000000" w:rsidRPr="00000000" w14:paraId="0000028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El uso de tecnologías digitales para monitorear el gasto personal.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consumo ético pone énfasis en la austeridad y en una mirada crítica frente al consumismo que promete felicidad a través de lo superfluo.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qué se refiere el término "Consumer Social Responsibility" (Responsabilidad Social del Consumidor)?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 la obligación legal de las empresas de reciclar sus desechos.</w:t>
                  </w:r>
                </w:p>
                <w:p w:rsidR="00000000" w:rsidDel="00000000" w:rsidP="00000000" w:rsidRDefault="00000000" w:rsidRPr="00000000" w14:paraId="0000028D">
                  <w:pPr>
                    <w:widowControl w:val="0"/>
                    <w:spacing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B) La identificación de deberes del consumidor para presionar al mercado hacia lo sostenible.</w:t>
                  </w:r>
                </w:p>
                <w:p w:rsidR="00000000" w:rsidDel="00000000" w:rsidP="00000000" w:rsidRDefault="00000000" w:rsidRPr="00000000" w14:paraId="0000028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Al derecho de los consumidores a recibir subsidios por comprar productos baratos.</w:t>
                  </w:r>
                </w:p>
                <w:p w:rsidR="00000000" w:rsidDel="00000000" w:rsidP="00000000" w:rsidRDefault="00000000" w:rsidRPr="00000000" w14:paraId="0000028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A la gestión de salarios y mano de obra por parte de las corporaciones.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tendencia sugiere que el consumidor tiene la responsabilidad (y el poder) de orientar a las empresas hacia prácticas green o eco-friendly a través de su demanda.</w:t>
                  </w:r>
                  <w:r w:rsidDel="00000000" w:rsidR="00000000" w:rsidRPr="00000000">
                    <w:rPr>
                      <w:rtl w:val="0"/>
                    </w:rPr>
                  </w:r>
                </w:p>
              </w:tc>
            </w:tr>
          </w:tbl>
          <w:p w:rsidR="00000000" w:rsidDel="00000000" w:rsidP="00000000" w:rsidRDefault="00000000" w:rsidRPr="00000000" w14:paraId="00000291">
            <w:pPr>
              <w:rPr>
                <w:rFonts w:ascii="Calibri" w:cs="Calibri" w:eastAsia="Calibri" w:hAnsi="Calibri"/>
                <w:b w:val="1"/>
                <w:bCs w:val="1"/>
                <w:sz w:val="24"/>
                <w:szCs w:val="24"/>
              </w:rPr>
            </w:pPr>
            <w:r w:rsidDel="00000000" w:rsidR="00000000" w:rsidRPr="00000000">
              <w:rPr>
                <w:rtl w:val="0"/>
              </w:rPr>
            </w:r>
          </w:p>
        </w:tc>
      </w:tr>
      <w:tr>
        <w:trPr>
          <w:cantSplit w:val="0"/>
          <w:trHeight w:val="189.7265625" w:hRule="atLeast"/>
          <w:tblHeader w:val="0"/>
        </w:trPr>
        <w:tc>
          <w:tcPr>
            <w:gridSpan w:val="6"/>
          </w:tcPr>
          <w:p w:rsidR="00000000" w:rsidDel="00000000" w:rsidP="00000000" w:rsidRDefault="00000000" w:rsidRPr="00000000" w14:paraId="00000297">
            <w:pPr>
              <w:jc w:val="center"/>
              <w:rPr>
                <w:rFonts w:ascii="Calibri" w:cs="Calibri" w:eastAsia="Calibri" w:hAnsi="Calibri"/>
                <w:b w:val="1"/>
                <w:bCs w:val="1"/>
                <w:sz w:val="24"/>
                <w:szCs w:val="24"/>
              </w:rPr>
            </w:pPr>
            <w:r w:rsidDel="00000000" w:rsidR="00000000" w:rsidRPr="00000000">
              <w:rPr>
                <w:rtl w:val="0"/>
              </w:rPr>
            </w:r>
          </w:p>
        </w:tc>
      </w:tr>
      <w:tr>
        <w:trPr>
          <w:cantSplit w:val="0"/>
          <w:trHeight w:val="488.5546875000045" w:hRule="atLeast"/>
          <w:tblHeader w:val="0"/>
        </w:trPr>
        <w:tc>
          <w:tcPr>
            <w:gridSpan w:val="6"/>
            <w:shd w:fill="cc99ff" w:val="clear"/>
          </w:tcPr>
          <w:p w:rsidR="00000000" w:rsidDel="00000000" w:rsidP="00000000" w:rsidRDefault="00000000" w:rsidRPr="00000000" w14:paraId="0000029D">
            <w:pPr>
              <w:pStyle w:val="Heading2"/>
              <w:tabs>
                <w:tab w:val="left" w:leader="none" w:pos="217"/>
              </w:tabs>
              <w:rPr>
                <w:rFonts w:ascii="Calibri" w:cs="Calibri" w:eastAsia="Calibri" w:hAnsi="Calibri"/>
                <w:sz w:val="30"/>
                <w:szCs w:val="30"/>
              </w:rPr>
            </w:pPr>
            <w:bookmarkStart w:colFirst="0" w:colLast="0" w:name="_hqf2n4pmqgny" w:id="12"/>
            <w:bookmarkEnd w:id="12"/>
            <w:r w:rsidDel="00000000" w:rsidR="00000000" w:rsidRPr="00000000">
              <w:rPr>
                <w:rFonts w:ascii="Calibri" w:cs="Calibri" w:eastAsia="Calibri" w:hAnsi="Calibri"/>
                <w:sz w:val="30"/>
                <w:szCs w:val="30"/>
                <w:rtl w:val="0"/>
              </w:rPr>
              <w:t xml:space="preserve">S18 Taller de proyecto: Mapa de empatía sostenible</w:t>
            </w:r>
          </w:p>
        </w:tc>
      </w:tr>
      <w:tr>
        <w:trPr>
          <w:cantSplit w:val="0"/>
          <w:tblHeader w:val="0"/>
        </w:trPr>
        <w:tc>
          <w:tcPr>
            <w:gridSpan w:val="6"/>
            <w:shd w:fill="cccccc" w:val="clear"/>
          </w:tcPr>
          <w:p w:rsidR="00000000" w:rsidDel="00000000" w:rsidP="00000000" w:rsidRDefault="00000000" w:rsidRPr="00000000" w14:paraId="000002A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gridSpan w:val="6"/>
            <w:shd w:fill="cccccc" w:val="clear"/>
          </w:tcPr>
          <w:p w:rsidR="00000000" w:rsidDel="00000000" w:rsidP="00000000" w:rsidRDefault="00000000" w:rsidRPr="00000000" w14:paraId="000002A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p>
        </w:tc>
      </w:tr>
      <w:tr>
        <w:trPr>
          <w:cantSplit w:val="0"/>
          <w:tblHeader w:val="0"/>
        </w:trPr>
        <w:tc>
          <w:tcPr>
            <w:gridSpan w:val="6"/>
          </w:tcPr>
          <w:p w:rsidR="00000000" w:rsidDel="00000000" w:rsidP="00000000" w:rsidRDefault="00000000" w:rsidRPr="00000000" w14:paraId="000002A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liderazgo no consiste en predecir el futuro, sino en crear las condiciones para que tu equipo sea capaz de conquistarlo, sin importar lo digital o complejo que este sea". Anónimo</w:t>
            </w:r>
          </w:p>
        </w:tc>
      </w:tr>
      <w:tr>
        <w:trPr>
          <w:cantSplit w:val="0"/>
          <w:tblHeader w:val="0"/>
        </w:trPr>
        <w:tc>
          <w:tcPr>
            <w:gridSpan w:val="6"/>
            <w:shd w:fill="cccccc" w:val="clear"/>
          </w:tcPr>
          <w:p w:rsidR="00000000" w:rsidDel="00000000" w:rsidP="00000000" w:rsidRDefault="00000000" w:rsidRPr="00000000" w14:paraId="000002B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gridSpan w:val="6"/>
            <w:shd w:fill="cccccc" w:val="clear"/>
          </w:tcPr>
          <w:p w:rsidR="00000000" w:rsidDel="00000000" w:rsidP="00000000" w:rsidRDefault="00000000" w:rsidRPr="00000000" w14:paraId="000002B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a realizarse de tal manera de involucrar y poner en contexto al estudiante. En este taller deben continuar realizando el proyecto explicado la semana anterior, así que aprovecha este espacio para recordarlo, darles consejos, tips y otros.</w:t>
            </w:r>
          </w:p>
        </w:tc>
      </w:tr>
      <w:tr>
        <w:trPr>
          <w:cantSplit w:val="0"/>
          <w:tblHeader w:val="0"/>
        </w:trPr>
        <w:tc>
          <w:tcPr>
            <w:gridSpan w:val="6"/>
          </w:tcPr>
          <w:p w:rsidR="00000000" w:rsidDel="00000000" w:rsidP="00000000" w:rsidRDefault="00000000" w:rsidRPr="00000000" w14:paraId="000002C1">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segunda fase, el equipo retomará la propuesta desarrollada en la Semana 17 para incorporar criterios de sostenibilidad en la decisión de compra del consumidor. El propósito es analizar cómo los factores ambientales, sociales, éticos y de transparencia pueden influir en la selección de un producto o servicio. En el ámbito profesional, esta fase permite comprender cómo las organizaciones pueden fortalecer su propuesta de valor respondiendo a consumidores que buscan decisiones de compra más responsables y coherentes con sus valores. </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2C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6"/>
            <w:shd w:fill="cccccc" w:val="clear"/>
          </w:tcPr>
          <w:p w:rsidR="00000000" w:rsidDel="00000000" w:rsidP="00000000" w:rsidRDefault="00000000" w:rsidRPr="00000000" w14:paraId="000002C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lo siguiente:</w:t>
            </w:r>
          </w:p>
          <w:p w:rsidR="00000000" w:rsidDel="00000000" w:rsidP="00000000" w:rsidRDefault="00000000" w:rsidRPr="00000000" w14:paraId="000002CE">
            <w:pPr>
              <w:numPr>
                <w:ilvl w:val="0"/>
                <w:numId w:val="16"/>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Recuérdales que realizarán la continuación del proyecto que comenzó la semana 17 y que deben trabajar en los mismos grupos.</w:t>
            </w:r>
          </w:p>
          <w:p w:rsidR="00000000" w:rsidDel="00000000" w:rsidP="00000000" w:rsidRDefault="00000000" w:rsidRPr="00000000" w14:paraId="000002CF">
            <w:pPr>
              <w:numPr>
                <w:ilvl w:val="0"/>
                <w:numId w:val="16"/>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qué deben realizar los estudiantes en esta segunda sesión cuya duración será de 90 minutos de forma presencial.</w:t>
            </w:r>
          </w:p>
          <w:p w:rsidR="00000000" w:rsidDel="00000000" w:rsidP="00000000" w:rsidRDefault="00000000" w:rsidRPr="00000000" w14:paraId="000002D0">
            <w:pPr>
              <w:numPr>
                <w:ilvl w:val="0"/>
                <w:numId w:val="16"/>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w:t>
            </w:r>
          </w:p>
          <w:p w:rsidR="00000000" w:rsidDel="00000000" w:rsidP="00000000" w:rsidRDefault="00000000" w:rsidRPr="00000000" w14:paraId="000002D1">
            <w:pPr>
              <w:numPr>
                <w:ilvl w:val="0"/>
                <w:numId w:val="16"/>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 es necesario,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2D2">
            <w:pPr>
              <w:numPr>
                <w:ilvl w:val="0"/>
                <w:numId w:val="16"/>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pesar de ser un trabajo grupal, cada uno de los estudiantes deberá subir una copia del documento elaborado (borrador o parte 2); no olvides mencionar este aspecto. </w:t>
            </w:r>
          </w:p>
          <w:p w:rsidR="00000000" w:rsidDel="00000000" w:rsidP="00000000" w:rsidRDefault="00000000" w:rsidRPr="00000000" w14:paraId="000002D3">
            <w:pPr>
              <w:numPr>
                <w:ilvl w:val="0"/>
                <w:numId w:val="16"/>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Menciona que el proyecto continuará la siguiente semana</w:t>
            </w:r>
          </w:p>
          <w:p w:rsidR="00000000" w:rsidDel="00000000" w:rsidP="00000000" w:rsidRDefault="00000000" w:rsidRPr="00000000" w14:paraId="000002D4">
            <w:pPr>
              <w:rPr>
                <w:rFonts w:ascii="Calibri" w:cs="Calibri" w:eastAsia="Calibri" w:hAnsi="Calibri"/>
                <w:sz w:val="24"/>
                <w:szCs w:val="2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DA">
            <w:pPr>
              <w:numPr>
                <w:ilvl w:val="0"/>
                <w:numId w:val="8"/>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Retomen</w:t>
            </w:r>
            <w:r w:rsidDel="00000000" w:rsidR="00000000" w:rsidRPr="00000000">
              <w:rPr>
                <w:rFonts w:ascii="Calibri" w:cs="Calibri" w:eastAsia="Calibri" w:hAnsi="Calibri"/>
                <w:sz w:val="24"/>
                <w:szCs w:val="24"/>
                <w:rtl w:val="0"/>
              </w:rPr>
              <w:t xml:space="preserve"> la propuesta digital y de autoservicio elaborada en la Semana 17.</w:t>
            </w:r>
          </w:p>
          <w:p w:rsidR="00000000" w:rsidDel="00000000" w:rsidP="00000000" w:rsidRDefault="00000000" w:rsidRPr="00000000" w14:paraId="000002DB">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Identifiquen</w:t>
            </w:r>
            <w:r w:rsidDel="00000000" w:rsidR="00000000" w:rsidRPr="00000000">
              <w:rPr>
                <w:rFonts w:ascii="Calibri" w:cs="Calibri" w:eastAsia="Calibri" w:hAnsi="Calibri"/>
                <w:sz w:val="24"/>
                <w:szCs w:val="24"/>
                <w:rtl w:val="0"/>
              </w:rPr>
              <w:t xml:space="preserve"> los principales criterios que podría considerar el cliente al elegir su producto o servicio, como precio, calidad, conveniencia, sostenibilidad, confianza, transparencia o impacto social.</w:t>
            </w:r>
          </w:p>
          <w:p w:rsidR="00000000" w:rsidDel="00000000" w:rsidP="00000000" w:rsidRDefault="00000000" w:rsidRPr="00000000" w14:paraId="000002DC">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Analicen</w:t>
            </w:r>
            <w:r w:rsidDel="00000000" w:rsidR="00000000" w:rsidRPr="00000000">
              <w:rPr>
                <w:rFonts w:ascii="Calibri" w:cs="Calibri" w:eastAsia="Calibri" w:hAnsi="Calibri"/>
                <w:sz w:val="24"/>
                <w:szCs w:val="24"/>
                <w:rtl w:val="0"/>
              </w:rPr>
              <w:t xml:space="preserve"> cómo la sostenibilidad puede influir en la decisión de compra del cliente objetivo.</w:t>
            </w:r>
          </w:p>
          <w:p w:rsidR="00000000" w:rsidDel="00000000" w:rsidP="00000000" w:rsidRDefault="00000000" w:rsidRPr="00000000" w14:paraId="000002DD">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Propongan</w:t>
            </w:r>
            <w:r w:rsidDel="00000000" w:rsidR="00000000" w:rsidRPr="00000000">
              <w:rPr>
                <w:rFonts w:ascii="Calibri" w:cs="Calibri" w:eastAsia="Calibri" w:hAnsi="Calibri"/>
                <w:sz w:val="24"/>
                <w:szCs w:val="24"/>
                <w:rtl w:val="0"/>
              </w:rPr>
              <w:t xml:space="preserve"> al menos tres acciones concretas que mejoren el impacto ambiental, social o ético de la propuesta.</w:t>
            </w:r>
          </w:p>
          <w:p w:rsidR="00000000" w:rsidDel="00000000" w:rsidP="00000000" w:rsidRDefault="00000000" w:rsidRPr="00000000" w14:paraId="000002DE">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Relacionen</w:t>
            </w:r>
            <w:r w:rsidDel="00000000" w:rsidR="00000000" w:rsidRPr="00000000">
              <w:rPr>
                <w:rFonts w:ascii="Calibri" w:cs="Calibri" w:eastAsia="Calibri" w:hAnsi="Calibri"/>
                <w:sz w:val="24"/>
                <w:szCs w:val="24"/>
                <w:rtl w:val="0"/>
              </w:rPr>
              <w:t xml:space="preserve"> cada acción sostenible con un beneficio claro para el cliente y para la empresa.</w:t>
            </w:r>
          </w:p>
          <w:p w:rsidR="00000000" w:rsidDel="00000000" w:rsidP="00000000" w:rsidRDefault="00000000" w:rsidRPr="00000000" w14:paraId="000002DF">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Elaboren</w:t>
            </w:r>
            <w:r w:rsidDel="00000000" w:rsidR="00000000" w:rsidRPr="00000000">
              <w:rPr>
                <w:rFonts w:ascii="Calibri" w:cs="Calibri" w:eastAsia="Calibri" w:hAnsi="Calibri"/>
                <w:sz w:val="24"/>
                <w:szCs w:val="24"/>
                <w:rtl w:val="0"/>
              </w:rPr>
              <w:t xml:space="preserve"> una matriz sencilla que incluya: criterio de selección, acción sostenible propuesta, impacto esperado y valor percibido por el cliente.</w:t>
            </w:r>
          </w:p>
          <w:p w:rsidR="00000000" w:rsidDel="00000000" w:rsidP="00000000" w:rsidRDefault="00000000" w:rsidRPr="00000000" w14:paraId="000002E0">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Redacten</w:t>
            </w:r>
            <w:r w:rsidDel="00000000" w:rsidR="00000000" w:rsidRPr="00000000">
              <w:rPr>
                <w:rFonts w:ascii="Calibri" w:cs="Calibri" w:eastAsia="Calibri" w:hAnsi="Calibri"/>
                <w:sz w:val="24"/>
                <w:szCs w:val="24"/>
                <w:rtl w:val="0"/>
              </w:rPr>
              <w:t xml:space="preserve"> una breve justificación sobre cómo la propuesta responde a un consumidor más informado, responsable y exigente.</w:t>
            </w:r>
          </w:p>
          <w:p w:rsidR="00000000" w:rsidDel="00000000" w:rsidP="00000000" w:rsidRDefault="00000000" w:rsidRPr="00000000" w14:paraId="000002E1">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Integren</w:t>
            </w:r>
            <w:r w:rsidDel="00000000" w:rsidR="00000000" w:rsidRPr="00000000">
              <w:rPr>
                <w:rFonts w:ascii="Calibri" w:cs="Calibri" w:eastAsia="Calibri" w:hAnsi="Calibri"/>
                <w:sz w:val="24"/>
                <w:szCs w:val="24"/>
                <w:rtl w:val="0"/>
              </w:rPr>
              <w:t xml:space="preserve"> esta fase al documento iniciado en la Semana 17, manteniendo coherencia con la propuesta original.</w:t>
            </w:r>
          </w:p>
          <w:p w:rsidR="00000000" w:rsidDel="00000000" w:rsidP="00000000" w:rsidRDefault="00000000" w:rsidRPr="00000000" w14:paraId="000002E2">
            <w:pPr>
              <w:numPr>
                <w:ilvl w:val="0"/>
                <w:numId w:val="8"/>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Suban</w:t>
            </w:r>
            <w:r w:rsidDel="00000000" w:rsidR="00000000" w:rsidRPr="00000000">
              <w:rPr>
                <w:rFonts w:ascii="Calibri" w:cs="Calibri" w:eastAsia="Calibri" w:hAnsi="Calibri"/>
                <w:sz w:val="24"/>
                <w:szCs w:val="24"/>
                <w:rtl w:val="0"/>
              </w:rPr>
              <w:t xml:space="preserve"> una copia del avance por integrante en formato Word o PDF, aunque el trabajo haya sido desarrollado de manera grupal.</w:t>
            </w:r>
          </w:p>
        </w:tc>
      </w:tr>
      <w:tr>
        <w:trPr>
          <w:cantSplit w:val="0"/>
          <w:tblHeader w:val="0"/>
        </w:trPr>
        <w:tc>
          <w:tcPr>
            <w:gridSpan w:val="6"/>
            <w:shd w:fill="d0cece" w:val="clear"/>
          </w:tcPr>
          <w:p w:rsidR="00000000" w:rsidDel="00000000" w:rsidP="00000000" w:rsidRDefault="00000000" w:rsidRPr="00000000" w14:paraId="000002E8">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EE">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2EF">
      <w:pPr>
        <w:spacing w:after="160" w:line="259" w:lineRule="auto"/>
        <w:rPr>
          <w:rFonts w:ascii="Calibri" w:cs="Calibri" w:eastAsia="Calibri" w:hAnsi="Calibri"/>
          <w:b w:val="1"/>
          <w:bCs w:val="1"/>
          <w:sz w:val="44"/>
          <w:szCs w:val="44"/>
        </w:rPr>
      </w:pPr>
      <w:r w:rsidDel="00000000" w:rsidR="00000000" w:rsidRPr="00000000">
        <w:rPr>
          <w:rtl w:val="0"/>
        </w:rPr>
      </w:r>
    </w:p>
    <w:tbl>
      <w:tblPr>
        <w:tblStyle w:val="Table11"/>
        <w:tblpPr w:leftFromText="180" w:rightFromText="180" w:topFromText="180" w:bottomFromText="180" w:vertAnchor="text" w:horzAnchor="text" w:tblpX="-990"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5"/>
        <w:gridCol w:w="1615.0000000000002"/>
        <w:gridCol w:w="195"/>
        <w:gridCol w:w="1995"/>
        <w:gridCol w:w="195"/>
        <w:gridCol w:w="3495"/>
        <w:tblGridChange w:id="0">
          <w:tblGrid>
            <w:gridCol w:w="2945"/>
            <w:gridCol w:w="1615.0000000000002"/>
            <w:gridCol w:w="195"/>
            <w:gridCol w:w="1995"/>
            <w:gridCol w:w="195"/>
            <w:gridCol w:w="3495"/>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2F0">
            <w:pPr>
              <w:pStyle w:val="Heading1"/>
              <w:rPr/>
            </w:pPr>
            <w:bookmarkStart w:colFirst="0" w:colLast="0" w:name="_mii1okyddhbn" w:id="13"/>
            <w:bookmarkEnd w:id="13"/>
            <w:r w:rsidDel="00000000" w:rsidR="00000000" w:rsidRPr="00000000">
              <w:rPr>
                <w:rtl w:val="0"/>
              </w:rPr>
              <w:t xml:space="preserve">Hito 05 Semana 19</w:t>
            </w:r>
          </w:p>
        </w:tc>
      </w:tr>
      <w:tr>
        <w:trPr>
          <w:cantSplit w:val="0"/>
          <w:tblHeader w:val="0"/>
        </w:trPr>
        <w:tc>
          <w:tcPr>
            <w:gridSpan w:val="6"/>
            <w:shd w:fill="cccccc" w:val="clear"/>
          </w:tcPr>
          <w:p w:rsidR="00000000" w:rsidDel="00000000" w:rsidP="00000000" w:rsidRDefault="00000000" w:rsidRPr="00000000" w14:paraId="000002F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Título de la Semana 19: </w:t>
            </w:r>
            <w:r w:rsidDel="00000000" w:rsidR="00000000" w:rsidRPr="00000000">
              <w:rPr>
                <w:rFonts w:ascii="Calibri" w:cs="Calibri" w:eastAsia="Calibri" w:hAnsi="Calibri"/>
                <w:b w:val="1"/>
                <w:bCs w:val="1"/>
                <w:sz w:val="24"/>
                <w:szCs w:val="24"/>
                <w:rtl w:val="0"/>
              </w:rPr>
              <w:t xml:space="preserve">ANÁLISIS DE DATOS PREDICTIVOS</w:t>
            </w:r>
          </w:p>
        </w:tc>
      </w:tr>
      <w:tr>
        <w:trPr>
          <w:cantSplit w:val="0"/>
          <w:tblHeader w:val="0"/>
        </w:trPr>
        <w:tc>
          <w:tcPr>
            <w:gridSpan w:val="6"/>
            <w:shd w:fill="cccccc" w:val="clear"/>
          </w:tcPr>
          <w:p w:rsidR="00000000" w:rsidDel="00000000" w:rsidP="00000000" w:rsidRDefault="00000000" w:rsidRPr="00000000" w14:paraId="000002FC">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30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308">
            <w:pPr>
              <w:spacing w:line="276" w:lineRule="auto"/>
              <w:rPr>
                <w:rFonts w:ascii="Calibri" w:cs="Calibri" w:eastAsia="Calibri" w:hAnsi="Calibri"/>
                <w:sz w:val="24"/>
                <w:szCs w:val="24"/>
              </w:rPr>
            </w:pPr>
            <w:hyperlink r:id="rId22">
              <w:r w:rsidDel="00000000" w:rsidR="00000000" w:rsidRPr="00000000">
                <w:rPr>
                  <w:rFonts w:ascii="Calibri" w:cs="Calibri" w:eastAsia="Calibri" w:hAnsi="Calibri"/>
                  <w:color w:val="1155cc"/>
                  <w:sz w:val="24"/>
                  <w:szCs w:val="24"/>
                  <w:u w:val="single"/>
                  <w:rtl w:val="0"/>
                </w:rPr>
                <w:t xml:space="preserve">https://docs.google.com/document/d/1c_zAj4h6nJ7x__9SC7jmTJgTxcaFWtdE/edit?usp=drive_link&amp;ouid=116964615012484106443&amp;rtpof=true&amp;sd=true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30E">
            <w:pPr>
              <w:pStyle w:val="Heading2"/>
              <w:rPr>
                <w:rFonts w:ascii="Calibri" w:cs="Calibri" w:eastAsia="Calibri" w:hAnsi="Calibri"/>
                <w:sz w:val="30"/>
                <w:szCs w:val="30"/>
              </w:rPr>
            </w:pPr>
            <w:bookmarkStart w:colFirst="0" w:colLast="0" w:name="_tzbjsc5q7spm" w:id="14"/>
            <w:bookmarkEnd w:id="14"/>
            <w:r w:rsidDel="00000000" w:rsidR="00000000" w:rsidRPr="00000000">
              <w:rPr>
                <w:rFonts w:ascii="Calibri" w:cs="Calibri" w:eastAsia="Calibri" w:hAnsi="Calibri"/>
                <w:sz w:val="30"/>
                <w:szCs w:val="30"/>
                <w:rtl w:val="0"/>
              </w:rPr>
              <w:t xml:space="preserve">S19 Material programado</w:t>
            </w:r>
          </w:p>
        </w:tc>
      </w:tr>
      <w:tr>
        <w:trPr>
          <w:cantSplit w:val="0"/>
          <w:trHeight w:val="7860" w:hRule="atLeast"/>
          <w:tblHeader w:val="0"/>
        </w:trPr>
        <w:tc>
          <w:tcPr>
            <w:gridSpan w:val="6"/>
          </w:tcPr>
          <w:p w:rsidR="00000000" w:rsidDel="00000000" w:rsidP="00000000" w:rsidRDefault="00000000" w:rsidRPr="00000000" w14:paraId="00000314">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315">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316">
            <w:pPr>
              <w:widowControl w:val="0"/>
              <w:numPr>
                <w:ilvl w:val="0"/>
                <w:numId w:val="13"/>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317">
            <w:pPr>
              <w:widowControl w:val="0"/>
              <w:numPr>
                <w:ilvl w:val="0"/>
                <w:numId w:val="13"/>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318">
            <w:pPr>
              <w:widowControl w:val="0"/>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1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31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1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31B">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 </w:t>
                  </w:r>
                  <w:r w:rsidDel="00000000" w:rsidR="00000000" w:rsidRPr="00000000">
                    <w:rPr>
                      <w:rFonts w:ascii="Calibri" w:cs="Calibri" w:eastAsia="Calibri" w:hAnsi="Calibri"/>
                      <w:b w:val="1"/>
                      <w:bCs w:val="1"/>
                      <w:sz w:val="24"/>
                      <w:szCs w:val="24"/>
                      <w:rtl w:val="0"/>
                    </w:rPr>
                    <w:t xml:space="preserve">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1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 Análisis del Big data en la predicción del comportamiento del consumidor</w:t>
                  </w:r>
                </w:p>
                <w:p w:rsidR="00000000" w:rsidDel="00000000" w:rsidP="00000000" w:rsidRDefault="00000000" w:rsidRPr="00000000" w14:paraId="0000031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Atlantic International University</w:t>
                  </w:r>
                </w:p>
                <w:p w:rsidR="00000000" w:rsidDel="00000000" w:rsidP="00000000" w:rsidRDefault="00000000" w:rsidRPr="00000000" w14:paraId="0000031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31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32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10 págs.</w:t>
                  </w:r>
                </w:p>
                <w:p w:rsidR="00000000" w:rsidDel="00000000" w:rsidP="00000000" w:rsidRDefault="00000000" w:rsidRPr="00000000" w14:paraId="0000032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50 min.</w:t>
                  </w:r>
                </w:p>
                <w:p w:rsidR="00000000" w:rsidDel="00000000" w:rsidP="00000000" w:rsidRDefault="00000000" w:rsidRPr="00000000" w14:paraId="0000032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tc>
              <w:tc>
                <w:tcPr/>
                <w:p w:rsidR="00000000" w:rsidDel="00000000" w:rsidP="00000000" w:rsidRDefault="00000000" w:rsidRPr="00000000" w14:paraId="0000032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325">
                  <w:pPr>
                    <w:ind w:right="109.01574803149686"/>
                    <w:rPr>
                      <w:rFonts w:ascii="Calibri" w:cs="Calibri" w:eastAsia="Calibri" w:hAnsi="Calibri"/>
                      <w:b w:val="1"/>
                      <w:bCs w:val="1"/>
                      <w:sz w:val="24"/>
                      <w:szCs w:val="24"/>
                    </w:rPr>
                  </w:pPr>
                  <w:hyperlink r:id="rId23">
                    <w:r w:rsidDel="00000000" w:rsidR="00000000" w:rsidRPr="00000000">
                      <w:rPr>
                        <w:rFonts w:ascii="Calibri" w:cs="Calibri" w:eastAsia="Calibri" w:hAnsi="Calibri"/>
                        <w:b w:val="1"/>
                        <w:bCs w:val="1"/>
                        <w:color w:val="1155cc"/>
                        <w:sz w:val="24"/>
                        <w:szCs w:val="24"/>
                        <w:u w:val="single"/>
                        <w:rtl w:val="0"/>
                      </w:rPr>
                      <w:t xml:space="preserve">https://openapi.aiu.edu/submissions/profiles/resources/onlineBook/945639_analisis_de_big_data_en_la_prediccion_del_comportamiento_del_consumidor_compressed.pdf</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32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2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328">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Predicciones del comportamiento del consumidor con la ayuda de IA</w:t>
                  </w:r>
                  <w:r w:rsidDel="00000000" w:rsidR="00000000" w:rsidRPr="00000000">
                    <w:rPr>
                      <w:rtl w:val="0"/>
                    </w:rPr>
                  </w:r>
                </w:p>
                <w:p w:rsidR="00000000" w:rsidDel="00000000" w:rsidP="00000000" w:rsidRDefault="00000000" w:rsidRPr="00000000" w14:paraId="0000032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Instituto IA </w:t>
                  </w:r>
                </w:p>
                <w:p w:rsidR="00000000" w:rsidDel="00000000" w:rsidP="00000000" w:rsidRDefault="00000000" w:rsidRPr="00000000" w14:paraId="0000032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w:t>
                  </w:r>
                  <w:r w:rsidDel="00000000" w:rsidR="00000000" w:rsidRPr="00000000">
                    <w:rPr>
                      <w:rFonts w:ascii="Calibri" w:cs="Calibri" w:eastAsia="Calibri" w:hAnsi="Calibri"/>
                      <w:sz w:val="24"/>
                      <w:szCs w:val="24"/>
                      <w:rtl w:val="0"/>
                    </w:rPr>
                    <w:t xml:space="preserve"> 13 jun 2024</w:t>
                  </w:r>
                </w:p>
                <w:p w:rsidR="00000000" w:rsidDel="00000000" w:rsidP="00000000" w:rsidRDefault="00000000" w:rsidRPr="00000000" w14:paraId="0000032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7:30 min.</w:t>
                  </w:r>
                </w:p>
                <w:p w:rsidR="00000000" w:rsidDel="00000000" w:rsidP="00000000" w:rsidRDefault="00000000" w:rsidRPr="00000000" w14:paraId="0000032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15 min.</w:t>
                  </w:r>
                </w:p>
                <w:p w:rsidR="00000000" w:rsidDel="00000000" w:rsidP="00000000" w:rsidRDefault="00000000" w:rsidRPr="00000000" w14:paraId="0000032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32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330">
                  <w:pPr>
                    <w:rPr>
                      <w:rFonts w:ascii="Calibri" w:cs="Calibri" w:eastAsia="Calibri" w:hAnsi="Calibri"/>
                      <w:b w:val="1"/>
                      <w:bCs w:val="1"/>
                      <w:sz w:val="24"/>
                      <w:szCs w:val="24"/>
                    </w:rPr>
                  </w:pPr>
                  <w:hyperlink r:id="rId24">
                    <w:r w:rsidDel="00000000" w:rsidR="00000000" w:rsidRPr="00000000">
                      <w:rPr>
                        <w:rFonts w:ascii="Calibri" w:cs="Calibri" w:eastAsia="Calibri" w:hAnsi="Calibri"/>
                        <w:b w:val="1"/>
                        <w:bCs w:val="1"/>
                        <w:color w:val="1155cc"/>
                        <w:sz w:val="24"/>
                        <w:szCs w:val="24"/>
                        <w:u w:val="single"/>
                        <w:rtl w:val="0"/>
                      </w:rPr>
                      <w:t xml:space="preserve">https://www.youtube.com/watch?v=4fHpEPy_VSI&amp;pp=ygU7YW5hbGlzaXMgZW4gbGEgcHJlZGljY2lvbiBkZWwgY29tcG9ydGFtaWVudG8gZGVsIGNvbnN1bWlkb3I%3D</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33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3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33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3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33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33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3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33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33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3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33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3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33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3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341">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4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bl>
          <w:p w:rsidR="00000000" w:rsidDel="00000000" w:rsidP="00000000" w:rsidRDefault="00000000" w:rsidRPr="00000000" w14:paraId="00000343">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349">
            <w:pPr>
              <w:pStyle w:val="Heading2"/>
              <w:rPr>
                <w:rFonts w:ascii="Calibri" w:cs="Calibri" w:eastAsia="Calibri" w:hAnsi="Calibri"/>
                <w:sz w:val="30"/>
                <w:szCs w:val="30"/>
              </w:rPr>
            </w:pPr>
            <w:bookmarkStart w:colFirst="0" w:colLast="0" w:name="_bg3gyh8k7d5" w:id="15"/>
            <w:bookmarkEnd w:id="15"/>
            <w:r w:rsidDel="00000000" w:rsidR="00000000" w:rsidRPr="00000000">
              <w:rPr>
                <w:rFonts w:ascii="Calibri" w:cs="Calibri" w:eastAsia="Calibri" w:hAnsi="Calibri"/>
                <w:sz w:val="30"/>
                <w:szCs w:val="30"/>
                <w:rtl w:val="0"/>
              </w:rPr>
              <w:t xml:space="preserve">S19 Material complementario (No obligatorio)</w:t>
            </w:r>
          </w:p>
        </w:tc>
      </w:tr>
      <w:tr>
        <w:trPr>
          <w:cantSplit w:val="0"/>
          <w:tblHeader w:val="0"/>
        </w:trPr>
        <w:tc>
          <w:tcPr>
            <w:gridSpan w:val="6"/>
          </w:tcPr>
          <w:p w:rsidR="00000000" w:rsidDel="00000000" w:rsidP="00000000" w:rsidRDefault="00000000" w:rsidRPr="00000000" w14:paraId="0000034F">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50">
            <w:pPr>
              <w:widowControl w:val="0"/>
              <w:spacing w:line="276" w:lineRule="auto"/>
              <w:rPr>
                <w:rFonts w:ascii="Calibri" w:cs="Calibri" w:eastAsia="Calibri" w:hAnsi="Calibri"/>
                <w:sz w:val="24"/>
                <w:szCs w:val="24"/>
              </w:rPr>
            </w:pPr>
            <w:r w:rsidDel="00000000" w:rsidR="00000000" w:rsidRPr="00000000">
              <w:rPr>
                <w:rtl w:val="0"/>
              </w:rPr>
            </w:r>
          </w:p>
          <w:tbl>
            <w:tblPr>
              <w:tblStyle w:val="Table1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35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5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35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5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 Modelos predictivos </w:t>
                  </w:r>
                </w:p>
                <w:p w:rsidR="00000000" w:rsidDel="00000000" w:rsidP="00000000" w:rsidRDefault="00000000" w:rsidRPr="00000000" w14:paraId="0000035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TAKYON</w:t>
                  </w:r>
                </w:p>
                <w:p w:rsidR="00000000" w:rsidDel="00000000" w:rsidP="00000000" w:rsidRDefault="00000000" w:rsidRPr="00000000" w14:paraId="0000035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 Página web</w:t>
                  </w:r>
                </w:p>
                <w:p w:rsidR="00000000" w:rsidDel="00000000" w:rsidP="00000000" w:rsidRDefault="00000000" w:rsidRPr="00000000" w14:paraId="0000035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35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1 página</w:t>
                  </w:r>
                </w:p>
                <w:p w:rsidR="00000000" w:rsidDel="00000000" w:rsidP="00000000" w:rsidRDefault="00000000" w:rsidRPr="00000000" w14:paraId="0000035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5 minutos</w:t>
                  </w:r>
                </w:p>
                <w:p w:rsidR="00000000" w:rsidDel="00000000" w:rsidP="00000000" w:rsidRDefault="00000000" w:rsidRPr="00000000" w14:paraId="000003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5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35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35D">
                  <w:pPr>
                    <w:rPr>
                      <w:rFonts w:ascii="Calibri" w:cs="Calibri" w:eastAsia="Calibri" w:hAnsi="Calibri"/>
                      <w:b w:val="1"/>
                      <w:bCs w:val="1"/>
                      <w:sz w:val="24"/>
                      <w:szCs w:val="24"/>
                    </w:rPr>
                  </w:pPr>
                  <w:hyperlink r:id="rId25">
                    <w:r w:rsidDel="00000000" w:rsidR="00000000" w:rsidRPr="00000000">
                      <w:rPr>
                        <w:rFonts w:ascii="Calibri" w:cs="Calibri" w:eastAsia="Calibri" w:hAnsi="Calibri"/>
                        <w:b w:val="1"/>
                        <w:bCs w:val="1"/>
                        <w:color w:val="1155cc"/>
                        <w:sz w:val="24"/>
                        <w:szCs w:val="24"/>
                        <w:u w:val="single"/>
                        <w:rtl w:val="0"/>
                      </w:rPr>
                      <w:t xml:space="preserve">https://takyondata.com/predice-el-comportamientos-de-tus-clientes-utilizando-data-analytics/</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35E">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5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36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6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6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6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6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36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36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368">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6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36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6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36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nn</w:t>
                  </w:r>
                </w:p>
                <w:p w:rsidR="00000000" w:rsidDel="00000000" w:rsidP="00000000" w:rsidRDefault="00000000" w:rsidRPr="00000000" w14:paraId="0000036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6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37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37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7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37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w:t>
                  </w:r>
                </w:p>
                <w:p w:rsidR="00000000" w:rsidDel="00000000" w:rsidP="00000000" w:rsidRDefault="00000000" w:rsidRPr="00000000" w14:paraId="0000037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37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 </w:t>
                  </w:r>
                  <w:r w:rsidDel="00000000" w:rsidR="00000000" w:rsidRPr="00000000">
                    <w:rPr>
                      <w:rFonts w:ascii="Calibri" w:cs="Calibri" w:eastAsia="Calibri" w:hAnsi="Calibri"/>
                      <w:sz w:val="24"/>
                      <w:szCs w:val="24"/>
                      <w:rtl w:val="0"/>
                    </w:rPr>
                    <w:t xml:space="preserve">(multiplicar x 3)</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7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378">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7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bl>
          <w:p w:rsidR="00000000" w:rsidDel="00000000" w:rsidP="00000000" w:rsidRDefault="00000000" w:rsidRPr="00000000" w14:paraId="0000037A">
            <w:pPr>
              <w:rPr>
                <w:rFonts w:ascii="Calibri" w:cs="Calibri" w:eastAsia="Calibri" w:hAnsi="Calibri"/>
                <w:sz w:val="18"/>
                <w:szCs w:val="18"/>
              </w:rPr>
            </w:pPr>
            <w:r w:rsidDel="00000000" w:rsidR="00000000" w:rsidRPr="00000000">
              <w:rPr>
                <w:rtl w:val="0"/>
              </w:rPr>
            </w:r>
          </w:p>
        </w:tc>
      </w:tr>
      <w:tr>
        <w:trPr>
          <w:cantSplit w:val="0"/>
          <w:tblHeader w:val="0"/>
        </w:trPr>
        <w:tc>
          <w:tcPr>
            <w:gridSpan w:val="6"/>
            <w:shd w:fill="cc99ff" w:val="clear"/>
          </w:tcPr>
          <w:p w:rsidR="00000000" w:rsidDel="00000000" w:rsidP="00000000" w:rsidRDefault="00000000" w:rsidRPr="00000000" w14:paraId="00000380">
            <w:pPr>
              <w:pStyle w:val="Heading2"/>
              <w:tabs>
                <w:tab w:val="left" w:leader="none" w:pos="217"/>
              </w:tabs>
              <w:rPr>
                <w:rFonts w:ascii="Calibri" w:cs="Calibri" w:eastAsia="Calibri" w:hAnsi="Calibri"/>
                <w:sz w:val="30"/>
                <w:szCs w:val="30"/>
              </w:rPr>
            </w:pPr>
            <w:bookmarkStart w:colFirst="0" w:colLast="0" w:name="_s3rqnkjtni2w" w:id="16"/>
            <w:bookmarkEnd w:id="16"/>
            <w:r w:rsidDel="00000000" w:rsidR="00000000" w:rsidRPr="00000000">
              <w:rPr>
                <w:rFonts w:ascii="Calibri" w:cs="Calibri" w:eastAsia="Calibri" w:hAnsi="Calibri"/>
                <w:sz w:val="30"/>
                <w:szCs w:val="30"/>
                <w:rtl w:val="0"/>
              </w:rPr>
              <w:t xml:space="preserve">S19 Afianzamiento: Recordando lo avanzado</w:t>
            </w:r>
          </w:p>
        </w:tc>
      </w:tr>
      <w:tr>
        <w:trPr>
          <w:cantSplit w:val="0"/>
          <w:tblHeader w:val="0"/>
        </w:trPr>
        <w:tc>
          <w:tcPr>
            <w:gridSpan w:val="6"/>
            <w:shd w:fill="cccccc" w:val="clear"/>
          </w:tcPr>
          <w:p w:rsidR="00000000" w:rsidDel="00000000" w:rsidP="00000000" w:rsidRDefault="00000000" w:rsidRPr="00000000" w14:paraId="0000038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6"/>
            <w:shd w:fill="cccccc" w:val="clear"/>
          </w:tcPr>
          <w:p w:rsidR="00000000" w:rsidDel="00000000" w:rsidP="00000000" w:rsidRDefault="00000000" w:rsidRPr="00000000" w14:paraId="0000038C">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para realizar el test; comienza cada paso con un verbo.  </w:t>
            </w:r>
          </w:p>
          <w:p w:rsidR="00000000" w:rsidDel="00000000" w:rsidP="00000000" w:rsidRDefault="00000000" w:rsidRPr="00000000" w14:paraId="0000038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lo general, esta actividad no amerita pasos, ya que se trata de responder el test.  Demanda la lectura o estudio previo de un documento. Si es necesario, enumera las instrucciones y menciona el documento o video que debe estudiar el estudiante para resolver esta actividad, mismos que deben estar contemplados obligatoriamente en la sección de contenido programado.</w:t>
            </w:r>
          </w:p>
        </w:tc>
      </w:tr>
      <w:tr>
        <w:trPr>
          <w:cantSplit w:val="0"/>
          <w:tblHeader w:val="0"/>
        </w:trPr>
        <w:tc>
          <w:tcPr>
            <w:gridSpan w:val="6"/>
          </w:tcPr>
          <w:p w:rsidR="00000000" w:rsidDel="00000000" w:rsidP="00000000" w:rsidRDefault="00000000" w:rsidRPr="00000000" w14:paraId="00000393">
            <w:pPr>
              <w:numPr>
                <w:ilvl w:val="0"/>
                <w:numId w:val="7"/>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Lee</w:t>
            </w:r>
            <w:r w:rsidDel="00000000" w:rsidR="00000000" w:rsidRPr="00000000">
              <w:rPr>
                <w:rFonts w:ascii="Calibri" w:cs="Calibri" w:eastAsia="Calibri" w:hAnsi="Calibri"/>
                <w:sz w:val="24"/>
                <w:szCs w:val="24"/>
                <w:rtl w:val="0"/>
              </w:rPr>
              <w:t xml:space="preserve"> el texto </w:t>
            </w:r>
            <w:commentRangeStart w:id="5"/>
            <w:r w:rsidDel="00000000" w:rsidR="00000000" w:rsidRPr="00000000">
              <w:rPr>
                <w:rFonts w:ascii="Calibri" w:cs="Calibri" w:eastAsia="Calibri" w:hAnsi="Calibri"/>
                <w:sz w:val="24"/>
                <w:szCs w:val="24"/>
                <w:rtl w:val="0"/>
              </w:rPr>
              <w:t xml:space="preserve">Análisis del Big data en la predicción del comportamiento del consumidor </w:t>
            </w:r>
            <w:commentRangeEnd w:id="5"/>
            <w:r w:rsidDel="00000000" w:rsidR="00000000" w:rsidRPr="00000000">
              <w:commentReference w:id="5"/>
            </w:r>
            <w:r w:rsidDel="00000000" w:rsidR="00000000" w:rsidRPr="00000000">
              <w:rPr>
                <w:rFonts w:ascii="Calibri" w:cs="Calibri" w:eastAsia="Calibri" w:hAnsi="Calibri"/>
                <w:sz w:val="24"/>
                <w:szCs w:val="24"/>
                <w:rtl w:val="0"/>
              </w:rPr>
              <w:t xml:space="preserve">y observa el video sobre </w:t>
            </w:r>
            <w:commentRangeStart w:id="6"/>
            <w:r w:rsidDel="00000000" w:rsidR="00000000" w:rsidRPr="00000000">
              <w:rPr>
                <w:rFonts w:ascii="Calibri" w:cs="Calibri" w:eastAsia="Calibri" w:hAnsi="Calibri"/>
                <w:sz w:val="24"/>
                <w:szCs w:val="24"/>
                <w:rtl w:val="0"/>
              </w:rPr>
              <w:t xml:space="preserve">Predicción del comportamiento del consumidor con apoyo de inteligencia artificial</w:t>
            </w:r>
            <w:commentRangeEnd w:id="6"/>
            <w:r w:rsidDel="00000000" w:rsidR="00000000" w:rsidRPr="00000000">
              <w:commentReference w:id="6"/>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94">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Identifica</w:t>
            </w:r>
            <w:r w:rsidDel="00000000" w:rsidR="00000000" w:rsidRPr="00000000">
              <w:rPr>
                <w:rFonts w:ascii="Calibri" w:cs="Calibri" w:eastAsia="Calibri" w:hAnsi="Calibri"/>
                <w:sz w:val="24"/>
                <w:szCs w:val="24"/>
                <w:rtl w:val="0"/>
              </w:rPr>
              <w:t xml:space="preserve"> los conceptos clave relacionados con datos, patrones de consumo, métricas, predicción y privacidad.</w:t>
            </w:r>
          </w:p>
          <w:p w:rsidR="00000000" w:rsidDel="00000000" w:rsidP="00000000" w:rsidRDefault="00000000" w:rsidRPr="00000000" w14:paraId="00000395">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Selecciona</w:t>
            </w:r>
            <w:r w:rsidDel="00000000" w:rsidR="00000000" w:rsidRPr="00000000">
              <w:rPr>
                <w:rFonts w:ascii="Calibri" w:cs="Calibri" w:eastAsia="Calibri" w:hAnsi="Calibri"/>
                <w:sz w:val="24"/>
                <w:szCs w:val="24"/>
                <w:rtl w:val="0"/>
              </w:rPr>
              <w:t xml:space="preserve"> una sola opción de respuesta en cada pregunta.</w:t>
            </w:r>
          </w:p>
          <w:p w:rsidR="00000000" w:rsidDel="00000000" w:rsidP="00000000" w:rsidRDefault="00000000" w:rsidRPr="00000000" w14:paraId="00000396">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Verifica</w:t>
            </w:r>
            <w:r w:rsidDel="00000000" w:rsidR="00000000" w:rsidRPr="00000000">
              <w:rPr>
                <w:rFonts w:ascii="Calibri" w:cs="Calibri" w:eastAsia="Calibri" w:hAnsi="Calibri"/>
                <w:sz w:val="24"/>
                <w:szCs w:val="24"/>
                <w:rtl w:val="0"/>
              </w:rPr>
              <w:t xml:space="preserve"> tus respuestas al finalizar el cuestionario.</w:t>
            </w:r>
          </w:p>
          <w:p w:rsidR="00000000" w:rsidDel="00000000" w:rsidP="00000000" w:rsidRDefault="00000000" w:rsidRPr="00000000" w14:paraId="00000397">
            <w:pPr>
              <w:numPr>
                <w:ilvl w:val="0"/>
                <w:numId w:val="7"/>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la retroalimentación de cada pregunta para reforzar los aprendizajes de la semana.</w:t>
            </w:r>
          </w:p>
          <w:p w:rsidR="00000000" w:rsidDel="00000000" w:rsidP="00000000" w:rsidRDefault="00000000" w:rsidRPr="00000000" w14:paraId="00000398">
            <w:pPr>
              <w:jc w:val="left"/>
              <w:rPr>
                <w:rFonts w:ascii="Calibri" w:cs="Calibri" w:eastAsia="Calibri" w:hAnsi="Calibri"/>
                <w:sz w:val="24"/>
                <w:szCs w:val="24"/>
              </w:rPr>
            </w:pP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39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PRODUCCIÓN:</w:t>
            </w:r>
          </w:p>
        </w:tc>
      </w:tr>
      <w:tr>
        <w:trPr>
          <w:cantSplit w:val="0"/>
          <w:trHeight w:val="189.7265625" w:hRule="atLeast"/>
          <w:tblHeader w:val="0"/>
        </w:trPr>
        <w:tc>
          <w:tcPr>
            <w:gridSpan w:val="6"/>
            <w:shd w:fill="cccccc" w:val="clear"/>
          </w:tcPr>
          <w:p w:rsidR="00000000" w:rsidDel="00000000" w:rsidP="00000000" w:rsidRDefault="00000000" w:rsidRPr="00000000" w14:paraId="000003A4">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aquí </w:t>
            </w:r>
            <w:r w:rsidDel="00000000" w:rsidR="00000000" w:rsidRPr="00000000">
              <w:rPr>
                <w:rFonts w:ascii="Calibri" w:cs="Calibri" w:eastAsia="Calibri" w:hAnsi="Calibri"/>
                <w:b w:val="1"/>
                <w:bCs w:val="1"/>
                <w:sz w:val="24"/>
                <w:szCs w:val="24"/>
                <w:rtl w:val="0"/>
              </w:rPr>
              <w:t xml:space="preserve">mínimo 4 y máximo 8</w:t>
            </w:r>
            <w:r w:rsidDel="00000000" w:rsidR="00000000" w:rsidRPr="00000000">
              <w:rPr>
                <w:rFonts w:ascii="Calibri" w:cs="Calibri" w:eastAsia="Calibri" w:hAnsi="Calibri"/>
                <w:sz w:val="24"/>
                <w:szCs w:val="24"/>
                <w:rtl w:val="0"/>
              </w:rPr>
              <w:t xml:space="preserve"> preguntas del test, considerando que:</w:t>
            </w:r>
          </w:p>
          <w:p w:rsidR="00000000" w:rsidDel="00000000" w:rsidP="00000000" w:rsidRDefault="00000000" w:rsidRPr="00000000" w14:paraId="000003A5">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ser un test que combine preguntas de múltiple selección y de falso/verdadero; o en su defecto, solo de múltiple opción o solo de falso/verdadero.</w:t>
            </w:r>
          </w:p>
          <w:p w:rsidR="00000000" w:rsidDel="00000000" w:rsidP="00000000" w:rsidRDefault="00000000" w:rsidRPr="00000000" w14:paraId="000003A6">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cualquiera de los casos, </w:t>
            </w:r>
            <w:r w:rsidDel="00000000" w:rsidR="00000000" w:rsidRPr="00000000">
              <w:rPr>
                <w:rFonts w:ascii="Calibri" w:cs="Calibri" w:eastAsia="Calibri" w:hAnsi="Calibri"/>
                <w:b w:val="1"/>
                <w:bCs w:val="1"/>
                <w:sz w:val="24"/>
                <w:szCs w:val="24"/>
                <w:rtl w:val="0"/>
              </w:rPr>
              <w:t xml:space="preserve">no olvides resaltar la respuesta correcta</w:t>
            </w:r>
            <w:r w:rsidDel="00000000" w:rsidR="00000000" w:rsidRPr="00000000">
              <w:rPr>
                <w:rFonts w:ascii="Calibri" w:cs="Calibri" w:eastAsia="Calibri" w:hAnsi="Calibri"/>
                <w:sz w:val="24"/>
                <w:szCs w:val="24"/>
                <w:rtl w:val="0"/>
              </w:rPr>
              <w:t xml:space="preserve">. Es importante e imprescindible que en el espacio de retroalimentación expliques brevemente la respuesta correcta.</w:t>
            </w:r>
          </w:p>
          <w:p w:rsidR="00000000" w:rsidDel="00000000" w:rsidP="00000000" w:rsidRDefault="00000000" w:rsidRPr="00000000" w14:paraId="000003A7">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respuestas deben estar necesariamente en uno de los textos, videos o gráficos de avance de la semana, o en alguno específico que se acompañe como lectura previa a este test.</w:t>
            </w:r>
          </w:p>
        </w:tc>
      </w:tr>
      <w:tr>
        <w:trPr>
          <w:cantSplit w:val="0"/>
          <w:trHeight w:val="315" w:hRule="atLeast"/>
          <w:tblHeader w:val="0"/>
        </w:trPr>
        <w:tc>
          <w:tcPr>
            <w:gridSpan w:val="6"/>
          </w:tcPr>
          <w:p w:rsidR="00000000" w:rsidDel="00000000" w:rsidP="00000000" w:rsidRDefault="00000000" w:rsidRPr="00000000" w14:paraId="000003AD">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AE">
            <w:pPr>
              <w:jc w:val="center"/>
              <w:rPr>
                <w:rFonts w:ascii="Calibri" w:cs="Calibri" w:eastAsia="Calibri" w:hAnsi="Calibri"/>
                <w:b w:val="1"/>
                <w:bCs w:val="1"/>
                <w:sz w:val="24"/>
                <w:szCs w:val="24"/>
              </w:rPr>
            </w:pPr>
            <w:r w:rsidDel="00000000" w:rsidR="00000000" w:rsidRPr="00000000">
              <w:rPr>
                <w:rtl w:val="0"/>
              </w:rPr>
            </w:r>
          </w:p>
          <w:tbl>
            <w:tblPr>
              <w:tblStyle w:val="Table14"/>
              <w:tblW w:w="27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655"/>
              <w:gridCol w:w="655"/>
              <w:gridCol w:w="655"/>
              <w:tblGridChange w:id="0">
                <w:tblGrid>
                  <w:gridCol w:w="780"/>
                  <w:gridCol w:w="655"/>
                  <w:gridCol w:w="655"/>
                  <w:gridCol w:w="655"/>
                </w:tblGrid>
              </w:tblGridChange>
            </w:tblGrid>
            <w:tr>
              <w:trPr>
                <w:cantSplit w:val="0"/>
                <w:tblHeader w:val="0"/>
              </w:trPr>
              <w:tc>
                <w:tcPr>
                  <w:shd w:fill="cc99ff"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rFonts w:ascii="Calibri" w:cs="Calibri" w:eastAsia="Calibri" w:hAnsi="Calibri"/>
                      <w:sz w:val="24"/>
                      <w:szCs w:val="24"/>
                    </w:rPr>
                  </w:pPr>
                  <w:r w:rsidDel="00000000" w:rsidR="00000000" w:rsidRPr="00000000">
                    <w:rPr>
                      <w:rtl w:val="0"/>
                    </w:rPr>
                  </w:r>
                </w:p>
              </w:tc>
              <w:tc>
                <w:tcPr>
                  <w:shd w:fill="cc99ff"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PREGUNTA</w:t>
                  </w:r>
                </w:p>
              </w:tc>
              <w:tc>
                <w:tcPr>
                  <w:shd w:fill="cc99ff"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RESPUESTA (marcar la respuesta correcta)</w:t>
                  </w:r>
                </w:p>
              </w:tc>
              <w:tc>
                <w:tcPr>
                  <w:shd w:fill="cc99ff"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RETROALIMENTACIÓN OBLIGATORIA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 es el objetivo principal del Big Data en el análisis del consumidor según el material?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Almacenar la mayor cantidad de archivos históricos sin procesar. </w:t>
                  </w:r>
                </w:p>
                <w:p w:rsidR="00000000" w:rsidDel="00000000" w:rsidP="00000000" w:rsidRDefault="00000000" w:rsidRPr="00000000" w14:paraId="000003B6">
                  <w:pPr>
                    <w:widowControl w:val="0"/>
                    <w:spacing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B) Identificar patrones y tendencias ocultas para anticipar necesidades futuras.</w:t>
                  </w:r>
                </w:p>
                <w:p w:rsidR="00000000" w:rsidDel="00000000" w:rsidP="00000000" w:rsidRDefault="00000000" w:rsidRPr="00000000" w14:paraId="000003B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Reemplazar por completo el juicio humano en la toma de decisiones gerenciales.</w:t>
                  </w:r>
                </w:p>
                <w:p w:rsidR="00000000" w:rsidDel="00000000" w:rsidP="00000000" w:rsidRDefault="00000000" w:rsidRPr="00000000" w14:paraId="000003B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Reducir el uso de internet en las campañas de marketing tradicional.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Big Data permite transformar grandes volúmenes de datos en información accionable (insights) que permite predecir qué querrá el cliente antes de que él mismo lo sepa.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qué se refiere la característica de "Velocidad" dentro de las V's del Big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 la rapidez con la que un repartidor entrega un producto.</w:t>
                  </w:r>
                </w:p>
                <w:p w:rsidR="00000000" w:rsidDel="00000000" w:rsidP="00000000" w:rsidRDefault="00000000" w:rsidRPr="00000000" w14:paraId="000003B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La tasa de crecimiento anual de la población mundial.</w:t>
                  </w:r>
                </w:p>
                <w:p w:rsidR="00000000" w:rsidDel="00000000" w:rsidP="00000000" w:rsidRDefault="00000000" w:rsidRPr="00000000" w14:paraId="000003BE">
                  <w:pPr>
                    <w:widowControl w:val="0"/>
                    <w:spacing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C) Al ritmo frenético al que se generan, recogen y procesan los datos en tiempo real.</w:t>
                  </w:r>
                </w:p>
                <w:p w:rsidR="00000000" w:rsidDel="00000000" w:rsidP="00000000" w:rsidRDefault="00000000" w:rsidRPr="00000000" w14:paraId="000003B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Al tiempo que tarda un consumidor en decidir una compra en una tienda física.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entorno digital actual, los datos se generan de forma masiva y constante; la capacidad de analizarlos al instante es lo que da ventaja competitiva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Según el texto, ¿qué papel juegan los "Algoritmos de Aprendizaje Automático" (Machine Learning)?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Son programas que borran automáticamente los datos antiguos.</w:t>
                  </w:r>
                </w:p>
                <w:p w:rsidR="00000000" w:rsidDel="00000000" w:rsidP="00000000" w:rsidRDefault="00000000" w:rsidRPr="00000000" w14:paraId="000003C4">
                  <w:pPr>
                    <w:widowControl w:val="0"/>
                    <w:spacing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B) Son sistemas que aprenden de los datos para mejorar la precisión de las predicciones de forma autónoma.</w:t>
                  </w:r>
                </w:p>
                <w:p w:rsidR="00000000" w:rsidDel="00000000" w:rsidP="00000000" w:rsidRDefault="00000000" w:rsidRPr="00000000" w14:paraId="000003C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Es una técnica para obligar al consumidor a comprar productos que no necesita.</w:t>
                  </w:r>
                </w:p>
                <w:p w:rsidR="00000000" w:rsidDel="00000000" w:rsidP="00000000" w:rsidRDefault="00000000" w:rsidRPr="00000000" w14:paraId="000003C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Es un método de encuesta telefónica tradicional para medir la satisfacción.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Machine Learning es el motor del análisis predictivo; a medida que recibe más datos, el algoritmo se vuelve más preciso en sus pronósticos.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es el "Análisis de Sentimiento" aplicado al comportamiento del consumidor?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Una técnica para medir cuántas personas visitan una tienda física.</w:t>
                  </w:r>
                </w:p>
                <w:p w:rsidR="00000000" w:rsidDel="00000000" w:rsidP="00000000" w:rsidRDefault="00000000" w:rsidRPr="00000000" w14:paraId="000003CB">
                  <w:pPr>
                    <w:widowControl w:val="0"/>
                    <w:spacing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B) El estudio de las emociones y opiniones expresadas en textos (como redes sociales) hacia una marca.</w:t>
                  </w:r>
                </w:p>
                <w:p w:rsidR="00000000" w:rsidDel="00000000" w:rsidP="00000000" w:rsidRDefault="00000000" w:rsidRPr="00000000" w14:paraId="000003C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El cálculo exacto del precio que un cliente está dispuesto a pagar.</w:t>
                  </w:r>
                </w:p>
                <w:p w:rsidR="00000000" w:rsidDel="00000000" w:rsidP="00000000" w:rsidRDefault="00000000" w:rsidRPr="00000000" w14:paraId="000003C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Un test psicológico que se hace individualmente a cada comprador.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before="60" w:line="240" w:lineRule="auto"/>
                    <w:ind w:left="0" w:right="-51.3779527559057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procesamiento de lenguaje natural permite saber si la percepción del público es positiva, negativa o neutra analizando comentarios en la web.</w:t>
                  </w:r>
                </w:p>
                <w:p w:rsidR="00000000" w:rsidDel="00000000" w:rsidP="00000000" w:rsidRDefault="00000000" w:rsidRPr="00000000" w14:paraId="000003CF">
                  <w:pPr>
                    <w:widowControl w:val="0"/>
                    <w:spacing w:line="24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rFonts w:ascii="Calibri" w:cs="Calibri" w:eastAsia="Calibri" w:hAnsi="Calibri"/>
                      <w:sz w:val="24"/>
                      <w:szCs w:val="24"/>
                    </w:rPr>
                  </w:pPr>
                  <w:del w:author="Jose Mauricio Sarzuri Ventura" w:id="0" w:date="2026-05-18T15:41:45Z">
                    <w:r w:rsidDel="00000000" w:rsidR="00000000" w:rsidRPr="00000000">
                      <w:rPr>
                        <w:rFonts w:ascii="Calibri" w:cs="Calibri" w:eastAsia="Calibri" w:hAnsi="Calibri"/>
                        <w:sz w:val="24"/>
                        <w:szCs w:val="24"/>
                        <w:rtl w:val="0"/>
                      </w:rPr>
                      <w:delText xml:space="preserve">5.</w:delText>
                    </w:r>
                  </w:del>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jc w:val="both"/>
                    <w:rPr>
                      <w:rFonts w:ascii="Calibri" w:cs="Calibri" w:eastAsia="Calibri" w:hAnsi="Calibri"/>
                      <w:sz w:val="24"/>
                      <w:szCs w:val="24"/>
                    </w:rPr>
                  </w:pPr>
                  <w:del w:author="Jose Mauricio Sarzuri Ventura" w:id="0" w:date="2026-05-18T15:41:45Z">
                    <w:r w:rsidDel="00000000" w:rsidR="00000000" w:rsidRPr="00000000">
                      <w:rPr>
                        <w:rFonts w:ascii="Calibri" w:cs="Calibri" w:eastAsia="Calibri" w:hAnsi="Calibri"/>
                        <w:sz w:val="24"/>
                        <w:szCs w:val="24"/>
                        <w:rtl w:val="0"/>
                      </w:rPr>
                      <w:delText xml:space="preserve">¿Cuál es uno de los mayores desafíos éticos mencionados en el análisis de Big Data?</w:delText>
                    </w:r>
                  </w:del>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jc w:val="both"/>
                    <w:rPr>
                      <w:del w:author="Jose Mauricio Sarzuri Ventura" w:id="0" w:date="2026-05-18T15:41:45Z"/>
                      <w:rFonts w:ascii="Calibri" w:cs="Calibri" w:eastAsia="Calibri" w:hAnsi="Calibri"/>
                      <w:sz w:val="24"/>
                      <w:szCs w:val="24"/>
                    </w:rPr>
                  </w:pPr>
                  <w:del w:author="Jose Mauricio Sarzuri Ventura" w:id="0" w:date="2026-05-18T15:41:45Z">
                    <w:r w:rsidDel="00000000" w:rsidR="00000000" w:rsidRPr="00000000">
                      <w:rPr>
                        <w:rFonts w:ascii="Calibri" w:cs="Calibri" w:eastAsia="Calibri" w:hAnsi="Calibri"/>
                        <w:sz w:val="24"/>
                        <w:szCs w:val="24"/>
                        <w:rtl w:val="0"/>
                      </w:rPr>
                      <w:delText xml:space="preserve">A) La falta de capacidad de almacenamiento en la nube.</w:delText>
                    </w:r>
                  </w:del>
                </w:p>
                <w:p w:rsidR="00000000" w:rsidDel="00000000" w:rsidP="00000000" w:rsidRDefault="00000000" w:rsidRPr="00000000" w14:paraId="000003D3">
                  <w:pPr>
                    <w:widowControl w:val="0"/>
                    <w:spacing w:line="240" w:lineRule="auto"/>
                    <w:jc w:val="both"/>
                    <w:rPr>
                      <w:del w:author="Jose Mauricio Sarzuri Ventura" w:id="0" w:date="2026-05-18T15:41:45Z"/>
                      <w:rFonts w:ascii="Calibri" w:cs="Calibri" w:eastAsia="Calibri" w:hAnsi="Calibri"/>
                      <w:sz w:val="24"/>
                      <w:szCs w:val="24"/>
                      <w:highlight w:val="yellow"/>
                    </w:rPr>
                  </w:pPr>
                  <w:del w:author="Jose Mauricio Sarzuri Ventura" w:id="0" w:date="2026-05-18T15:41:45Z">
                    <w:r w:rsidDel="00000000" w:rsidR="00000000" w:rsidRPr="00000000">
                      <w:rPr>
                        <w:rFonts w:ascii="Calibri" w:cs="Calibri" w:eastAsia="Calibri" w:hAnsi="Calibri"/>
                        <w:sz w:val="24"/>
                        <w:szCs w:val="24"/>
                        <w:highlight w:val="yellow"/>
                        <w:rtl w:val="0"/>
                      </w:rPr>
                      <w:delText xml:space="preserve">B) La privacidad de los datos y el consentimiento del usuario</w:delText>
                    </w:r>
                  </w:del>
                </w:p>
                <w:p w:rsidR="00000000" w:rsidDel="00000000" w:rsidP="00000000" w:rsidRDefault="00000000" w:rsidRPr="00000000" w14:paraId="000003D4">
                  <w:pPr>
                    <w:widowControl w:val="0"/>
                    <w:spacing w:line="240" w:lineRule="auto"/>
                    <w:jc w:val="both"/>
                    <w:rPr>
                      <w:del w:author="Jose Mauricio Sarzuri Ventura" w:id="0" w:date="2026-05-18T15:41:45Z"/>
                      <w:rFonts w:ascii="Calibri" w:cs="Calibri" w:eastAsia="Calibri" w:hAnsi="Calibri"/>
                      <w:sz w:val="24"/>
                      <w:szCs w:val="24"/>
                    </w:rPr>
                  </w:pPr>
                  <w:del w:author="Jose Mauricio Sarzuri Ventura" w:id="0" w:date="2026-05-18T15:41:45Z">
                    <w:r w:rsidDel="00000000" w:rsidR="00000000" w:rsidRPr="00000000">
                      <w:rPr>
                        <w:rFonts w:ascii="Calibri" w:cs="Calibri" w:eastAsia="Calibri" w:hAnsi="Calibri"/>
                        <w:sz w:val="24"/>
                        <w:szCs w:val="24"/>
                        <w:rtl w:val="0"/>
                      </w:rPr>
                      <w:delText xml:space="preserve">C) El alto costo de la electricidad para mantener los servidores.</w:delText>
                    </w:r>
                  </w:del>
                </w:p>
                <w:p w:rsidR="00000000" w:rsidDel="00000000" w:rsidP="00000000" w:rsidRDefault="00000000" w:rsidRPr="00000000" w14:paraId="000003D5">
                  <w:pPr>
                    <w:widowControl w:val="0"/>
                    <w:spacing w:line="240" w:lineRule="auto"/>
                    <w:jc w:val="both"/>
                    <w:rPr>
                      <w:rFonts w:ascii="Calibri" w:cs="Calibri" w:eastAsia="Calibri" w:hAnsi="Calibri"/>
                      <w:sz w:val="24"/>
                      <w:szCs w:val="24"/>
                    </w:rPr>
                  </w:pPr>
                  <w:del w:author="Jose Mauricio Sarzuri Ventura" w:id="0" w:date="2026-05-18T15:41:45Z">
                    <w:r w:rsidDel="00000000" w:rsidR="00000000" w:rsidRPr="00000000">
                      <w:rPr>
                        <w:rFonts w:ascii="Calibri" w:cs="Calibri" w:eastAsia="Calibri" w:hAnsi="Calibri"/>
                        <w:sz w:val="24"/>
                        <w:szCs w:val="24"/>
                        <w:rtl w:val="0"/>
                      </w:rPr>
                      <w:delText xml:space="preserve">D) La dificultad de traducir los datos a diferentes idiomas.</w:delText>
                    </w:r>
                  </w:del>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jc w:val="both"/>
                    <w:rPr>
                      <w:rFonts w:ascii="Calibri" w:cs="Calibri" w:eastAsia="Calibri" w:hAnsi="Calibri"/>
                      <w:sz w:val="24"/>
                      <w:szCs w:val="24"/>
                    </w:rPr>
                  </w:pPr>
                  <w:del w:author="Jose Mauricio Sarzuri Ventura" w:id="0" w:date="2026-05-18T15:41:45Z">
                    <w:r w:rsidDel="00000000" w:rsidR="00000000" w:rsidRPr="00000000">
                      <w:rPr>
                        <w:rFonts w:ascii="Calibri" w:cs="Calibri" w:eastAsia="Calibri" w:hAnsi="Calibri"/>
                        <w:sz w:val="24"/>
                        <w:szCs w:val="24"/>
                        <w:rtl w:val="0"/>
                      </w:rPr>
                      <w:delText xml:space="preserve">El uso de datos personales para predecir comportamientos genera debates sobre hasta dónde puede llegar una empresa sin invadir la privacidad del individuo.</w:delText>
                    </w:r>
                  </w:del>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Calibri" w:cs="Calibri" w:eastAsia="Calibri" w:hAnsi="Calibri"/>
                      <w:sz w:val="24"/>
                      <w:szCs w:val="24"/>
                    </w:rPr>
                  </w:pPr>
                  <w:del w:author="Jose Mauricio Sarzuri Ventura" w:id="0" w:date="2026-05-18T15:41:45Z">
                    <w:r w:rsidDel="00000000" w:rsidR="00000000" w:rsidRPr="00000000">
                      <w:rPr>
                        <w:rFonts w:ascii="Calibri" w:cs="Calibri" w:eastAsia="Calibri" w:hAnsi="Calibri"/>
                        <w:sz w:val="24"/>
                        <w:szCs w:val="24"/>
                        <w:rtl w:val="0"/>
                      </w:rPr>
                      <w:delText xml:space="preserve">6.</w:delText>
                    </w:r>
                  </w:del>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jc w:val="both"/>
                    <w:rPr>
                      <w:rFonts w:ascii="Calibri" w:cs="Calibri" w:eastAsia="Calibri" w:hAnsi="Calibri"/>
                      <w:sz w:val="24"/>
                      <w:szCs w:val="24"/>
                    </w:rPr>
                  </w:pPr>
                  <w:del w:author="Jose Mauricio Sarzuri Ventura" w:id="0" w:date="2026-05-18T15:41:45Z">
                    <w:r w:rsidDel="00000000" w:rsidR="00000000" w:rsidRPr="00000000">
                      <w:rPr>
                        <w:rFonts w:ascii="Calibri" w:cs="Calibri" w:eastAsia="Calibri" w:hAnsi="Calibri"/>
                        <w:sz w:val="24"/>
                        <w:szCs w:val="24"/>
                        <w:rtl w:val="0"/>
                      </w:rPr>
                      <w:delText xml:space="preserve">¿Cómo ayuda la "Segmentación Predictiva" a las organizaciones?</w:delText>
                    </w:r>
                  </w:del>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jc w:val="both"/>
                    <w:rPr>
                      <w:del w:author="Jose Mauricio Sarzuri Ventura" w:id="0" w:date="2026-05-18T15:41:45Z"/>
                      <w:rFonts w:ascii="Calibri" w:cs="Calibri" w:eastAsia="Calibri" w:hAnsi="Calibri"/>
                      <w:sz w:val="24"/>
                      <w:szCs w:val="24"/>
                    </w:rPr>
                  </w:pPr>
                  <w:del w:author="Jose Mauricio Sarzuri Ventura" w:id="0" w:date="2026-05-18T15:41:45Z">
                    <w:r w:rsidDel="00000000" w:rsidR="00000000" w:rsidRPr="00000000">
                      <w:rPr>
                        <w:rFonts w:ascii="Calibri" w:cs="Calibri" w:eastAsia="Calibri" w:hAnsi="Calibri"/>
                        <w:sz w:val="24"/>
                        <w:szCs w:val="24"/>
                        <w:rtl w:val="0"/>
                      </w:rPr>
                      <w:delText xml:space="preserve">A) Dividiendo a los empleados en diferentes departamentos de marketing.</w:delText>
                    </w:r>
                  </w:del>
                </w:p>
                <w:p w:rsidR="00000000" w:rsidDel="00000000" w:rsidP="00000000" w:rsidRDefault="00000000" w:rsidRPr="00000000" w14:paraId="000003DA">
                  <w:pPr>
                    <w:widowControl w:val="0"/>
                    <w:spacing w:line="240" w:lineRule="auto"/>
                    <w:jc w:val="both"/>
                    <w:rPr>
                      <w:del w:author="Jose Mauricio Sarzuri Ventura" w:id="0" w:date="2026-05-18T15:41:45Z"/>
                      <w:rFonts w:ascii="Calibri" w:cs="Calibri" w:eastAsia="Calibri" w:hAnsi="Calibri"/>
                      <w:sz w:val="24"/>
                      <w:szCs w:val="24"/>
                      <w:highlight w:val="yellow"/>
                    </w:rPr>
                  </w:pPr>
                  <w:del w:author="Jose Mauricio Sarzuri Ventura" w:id="0" w:date="2026-05-18T15:41:45Z">
                    <w:r w:rsidDel="00000000" w:rsidR="00000000" w:rsidRPr="00000000">
                      <w:rPr>
                        <w:rFonts w:ascii="Calibri" w:cs="Calibri" w:eastAsia="Calibri" w:hAnsi="Calibri"/>
                        <w:sz w:val="24"/>
                        <w:szCs w:val="24"/>
                        <w:highlight w:val="yellow"/>
                        <w:rtl w:val="0"/>
                      </w:rPr>
                      <w:delText xml:space="preserve">B) Agrupando a los consumidores según su probabilidad de realizar una acción futura (como abandonar una suscripción).</w:delText>
                    </w:r>
                  </w:del>
                </w:p>
                <w:p w:rsidR="00000000" w:rsidDel="00000000" w:rsidP="00000000" w:rsidRDefault="00000000" w:rsidRPr="00000000" w14:paraId="000003DB">
                  <w:pPr>
                    <w:widowControl w:val="0"/>
                    <w:spacing w:line="240" w:lineRule="auto"/>
                    <w:jc w:val="both"/>
                    <w:rPr>
                      <w:del w:author="Jose Mauricio Sarzuri Ventura" w:id="0" w:date="2026-05-18T15:41:45Z"/>
                      <w:rFonts w:ascii="Calibri" w:cs="Calibri" w:eastAsia="Calibri" w:hAnsi="Calibri"/>
                      <w:sz w:val="24"/>
                      <w:szCs w:val="24"/>
                    </w:rPr>
                  </w:pPr>
                  <w:del w:author="Jose Mauricio Sarzuri Ventura" w:id="0" w:date="2026-05-18T15:41:45Z">
                    <w:r w:rsidDel="00000000" w:rsidR="00000000" w:rsidRPr="00000000">
                      <w:rPr>
                        <w:rFonts w:ascii="Calibri" w:cs="Calibri" w:eastAsia="Calibri" w:hAnsi="Calibri"/>
                        <w:sz w:val="24"/>
                        <w:szCs w:val="24"/>
                        <w:rtl w:val="0"/>
                      </w:rPr>
                      <w:delText xml:space="preserve">C) Creando un solo mensaje publicitario masivo para toda la población.</w:delText>
                    </w:r>
                  </w:del>
                </w:p>
                <w:p w:rsidR="00000000" w:rsidDel="00000000" w:rsidP="00000000" w:rsidRDefault="00000000" w:rsidRPr="00000000" w14:paraId="000003DC">
                  <w:pPr>
                    <w:widowControl w:val="0"/>
                    <w:spacing w:line="240" w:lineRule="auto"/>
                    <w:jc w:val="both"/>
                    <w:rPr>
                      <w:rFonts w:ascii="Calibri" w:cs="Calibri" w:eastAsia="Calibri" w:hAnsi="Calibri"/>
                      <w:sz w:val="24"/>
                      <w:szCs w:val="24"/>
                    </w:rPr>
                  </w:pPr>
                  <w:del w:author="Jose Mauricio Sarzuri Ventura" w:id="0" w:date="2026-05-18T15:41:45Z">
                    <w:r w:rsidDel="00000000" w:rsidR="00000000" w:rsidRPr="00000000">
                      <w:rPr>
                        <w:rFonts w:ascii="Calibri" w:cs="Calibri" w:eastAsia="Calibri" w:hAnsi="Calibri"/>
                        <w:sz w:val="24"/>
                        <w:szCs w:val="24"/>
                        <w:rtl w:val="0"/>
                      </w:rPr>
                      <w:delText xml:space="preserve">D) Eliminando a los clientes que no tienen redes sociales de la base de datos.</w:delText>
                    </w:r>
                  </w:del>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jc w:val="both"/>
                    <w:rPr>
                      <w:rFonts w:ascii="Calibri" w:cs="Calibri" w:eastAsia="Calibri" w:hAnsi="Calibri"/>
                      <w:sz w:val="24"/>
                      <w:szCs w:val="24"/>
                    </w:rPr>
                  </w:pPr>
                  <w:del w:author="Jose Mauricio Sarzuri Ventura" w:id="0" w:date="2026-05-18T15:41:45Z">
                    <w:r w:rsidDel="00000000" w:rsidR="00000000" w:rsidRPr="00000000">
                      <w:rPr>
                        <w:rFonts w:ascii="Calibri" w:cs="Calibri" w:eastAsia="Calibri" w:hAnsi="Calibri"/>
                        <w:sz w:val="24"/>
                        <w:szCs w:val="24"/>
                        <w:rtl w:val="0"/>
                      </w:rPr>
                      <w:delText xml:space="preserve">A diferencia de la segmentación tradicional (edad, sexo), la predictiva se basa en comportamientos probables, lo que permite acciones preventivas muy eficaces.</w:delText>
                    </w:r>
                  </w:del>
                  <w:r w:rsidDel="00000000" w:rsidR="00000000" w:rsidRPr="00000000">
                    <w:rPr>
                      <w:rtl w:val="0"/>
                    </w:rPr>
                  </w:r>
                </w:p>
              </w:tc>
            </w:tr>
          </w:tbl>
          <w:p w:rsidR="00000000" w:rsidDel="00000000" w:rsidP="00000000" w:rsidRDefault="00000000" w:rsidRPr="00000000" w14:paraId="000003DE">
            <w:pPr>
              <w:rPr>
                <w:rFonts w:ascii="Calibri" w:cs="Calibri" w:eastAsia="Calibri" w:hAnsi="Calibri"/>
                <w:b w:val="1"/>
                <w:bCs w:val="1"/>
                <w:sz w:val="24"/>
                <w:szCs w:val="24"/>
              </w:rPr>
            </w:pPr>
            <w:r w:rsidDel="00000000" w:rsidR="00000000" w:rsidRPr="00000000">
              <w:rPr>
                <w:rtl w:val="0"/>
              </w:rPr>
            </w:r>
          </w:p>
        </w:tc>
      </w:tr>
      <w:tr>
        <w:trPr>
          <w:cantSplit w:val="0"/>
          <w:trHeight w:val="315" w:hRule="atLeast"/>
          <w:tblHeader w:val="0"/>
        </w:trPr>
        <w:tc>
          <w:tcPr>
            <w:gridSpan w:val="6"/>
          </w:tcPr>
          <w:p w:rsidR="00000000" w:rsidDel="00000000" w:rsidP="00000000" w:rsidRDefault="00000000" w:rsidRPr="00000000" w14:paraId="000003E4">
            <w:pPr>
              <w:jc w:val="center"/>
              <w:rPr>
                <w:rFonts w:ascii="Calibri" w:cs="Calibri" w:eastAsia="Calibri" w:hAnsi="Calibri"/>
                <w:b w:val="1"/>
                <w:bCs w:val="1"/>
                <w:sz w:val="24"/>
                <w:szCs w:val="24"/>
              </w:rPr>
            </w:pPr>
            <w:r w:rsidDel="00000000" w:rsidR="00000000" w:rsidRPr="00000000">
              <w:rPr>
                <w:rtl w:val="0"/>
              </w:rPr>
            </w:r>
          </w:p>
        </w:tc>
      </w:tr>
      <w:tr>
        <w:trPr>
          <w:cantSplit w:val="0"/>
          <w:trHeight w:val="488.5546875000045" w:hRule="atLeast"/>
          <w:tblHeader w:val="0"/>
        </w:trPr>
        <w:tc>
          <w:tcPr>
            <w:gridSpan w:val="6"/>
            <w:shd w:fill="cc99ff" w:val="clear"/>
          </w:tcPr>
          <w:p w:rsidR="00000000" w:rsidDel="00000000" w:rsidP="00000000" w:rsidRDefault="00000000" w:rsidRPr="00000000" w14:paraId="000003EA">
            <w:pPr>
              <w:pStyle w:val="Heading2"/>
              <w:tabs>
                <w:tab w:val="left" w:leader="none" w:pos="217"/>
              </w:tabs>
              <w:rPr>
                <w:rFonts w:ascii="Calibri" w:cs="Calibri" w:eastAsia="Calibri" w:hAnsi="Calibri"/>
                <w:sz w:val="30"/>
                <w:szCs w:val="30"/>
              </w:rPr>
            </w:pPr>
            <w:bookmarkStart w:colFirst="0" w:colLast="0" w:name="_7vozjmjso8ai" w:id="17"/>
            <w:bookmarkEnd w:id="17"/>
            <w:r w:rsidDel="00000000" w:rsidR="00000000" w:rsidRPr="00000000">
              <w:rPr>
                <w:rFonts w:ascii="Calibri" w:cs="Calibri" w:eastAsia="Calibri" w:hAnsi="Calibri"/>
                <w:sz w:val="30"/>
                <w:szCs w:val="30"/>
                <w:rtl w:val="0"/>
              </w:rPr>
              <w:t xml:space="preserve">S19 Proyecto: Consumer predictor </w:t>
            </w:r>
          </w:p>
        </w:tc>
      </w:tr>
      <w:tr>
        <w:trPr>
          <w:cantSplit w:val="0"/>
          <w:trHeight w:val="488.5546875000045" w:hRule="atLeast"/>
          <w:tblHeader w:val="0"/>
        </w:trPr>
        <w:tc>
          <w:tcPr>
            <w:gridSpan w:val="6"/>
            <w:shd w:fill="cccccc" w:val="clear"/>
          </w:tcPr>
          <w:p w:rsidR="00000000" w:rsidDel="00000000" w:rsidP="00000000" w:rsidRDefault="00000000" w:rsidRPr="00000000" w14:paraId="000003F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rHeight w:val="488.5546875000045" w:hRule="atLeast"/>
          <w:tblHeader w:val="0"/>
        </w:trPr>
        <w:tc>
          <w:tcPr>
            <w:gridSpan w:val="6"/>
            <w:shd w:fill="cccccc" w:val="clear"/>
          </w:tcPr>
          <w:p w:rsidR="00000000" w:rsidDel="00000000" w:rsidP="00000000" w:rsidRDefault="00000000" w:rsidRPr="00000000" w14:paraId="000003F6">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rHeight w:val="488.5546875000045" w:hRule="atLeast"/>
          <w:tblHeader w:val="0"/>
        </w:trPr>
        <w:tc>
          <w:tcPr>
            <w:gridSpan w:val="6"/>
          </w:tcPr>
          <w:p w:rsidR="00000000" w:rsidDel="00000000" w:rsidP="00000000" w:rsidRDefault="00000000" w:rsidRPr="00000000" w14:paraId="000003F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datos son el petróleo del siglo XXI, pero la estrategia es el motor que los transforma en progreso. No te limites a observar lo que sucede; utiliza la inteligencia para diseñar el futuro antes de que este ocurra". Anónimo</w:t>
            </w:r>
          </w:p>
        </w:tc>
      </w:tr>
      <w:tr>
        <w:trPr>
          <w:cantSplit w:val="0"/>
          <w:trHeight w:val="488.5546875000045" w:hRule="atLeast"/>
          <w:tblHeader w:val="0"/>
        </w:trPr>
        <w:tc>
          <w:tcPr>
            <w:gridSpan w:val="6"/>
            <w:shd w:fill="cccccc" w:val="clear"/>
          </w:tcPr>
          <w:p w:rsidR="00000000" w:rsidDel="00000000" w:rsidP="00000000" w:rsidRDefault="00000000" w:rsidRPr="00000000" w14:paraId="0000040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rHeight w:val="488.5546875000045" w:hRule="atLeast"/>
          <w:tblHeader w:val="0"/>
        </w:trPr>
        <w:tc>
          <w:tcPr>
            <w:gridSpan w:val="6"/>
            <w:shd w:fill="cccccc" w:val="clear"/>
          </w:tcPr>
          <w:p w:rsidR="00000000" w:rsidDel="00000000" w:rsidP="00000000" w:rsidRDefault="00000000" w:rsidRPr="00000000" w14:paraId="000004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a realizarse de tal manera de involucrar y poner en contexto al estudiante. En este taller deben continuar realizando el proyecto explicado la semana anterior, así que aprovecha este espacio para recordarlo, darles consejos, tips y otros.</w:t>
            </w:r>
          </w:p>
        </w:tc>
      </w:tr>
      <w:tr>
        <w:trPr>
          <w:cantSplit w:val="0"/>
          <w:trHeight w:val="488.5546875000045" w:hRule="atLeast"/>
          <w:tblHeader w:val="0"/>
        </w:trPr>
        <w:tc>
          <w:tcPr>
            <w:gridSpan w:val="6"/>
          </w:tcPr>
          <w:p w:rsidR="00000000" w:rsidDel="00000000" w:rsidP="00000000" w:rsidRDefault="00000000" w:rsidRPr="00000000" w14:paraId="0000040E">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tercera fase, el equipo deberá incorporar el análisis de datos predictivos a la propuesta trabajada en las semanas anteriores. El propósito es identificar qué datos del consumidor podrían recopilarse durante el proceso digital de compra o autoservicio, qué métricas permitirían evaluar su comportamiento y cómo esa información podría utilizarse para anticipar necesidades, preferencias o posibles decisiones futuras. En el contexto profesional, esta fase fortalece la capacidad de tomar decisiones basadas en evidencia y de gestionar la relación con el cliente de manera ética y estratégica. </w:t>
            </w:r>
          </w:p>
        </w:tc>
      </w:tr>
      <w:tr>
        <w:trPr>
          <w:cantSplit w:val="0"/>
          <w:trHeight w:val="488.5546875000045" w:hRule="atLeast"/>
          <w:tblHeader w:val="0"/>
        </w:trPr>
        <w:tc>
          <w:tcPr>
            <w:gridSpan w:val="6"/>
            <w:shd w:fill="cccccc" w:val="clear"/>
          </w:tcPr>
          <w:p w:rsidR="00000000" w:rsidDel="00000000" w:rsidP="00000000" w:rsidRDefault="00000000" w:rsidRPr="00000000" w14:paraId="0000041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rHeight w:val="488.5546875000045" w:hRule="atLeast"/>
          <w:tblHeader w:val="0"/>
        </w:trPr>
        <w:tc>
          <w:tcPr>
            <w:gridSpan w:val="6"/>
            <w:shd w:fill="cccccc" w:val="clear"/>
          </w:tcPr>
          <w:p w:rsidR="00000000" w:rsidDel="00000000" w:rsidP="00000000" w:rsidRDefault="00000000" w:rsidRPr="00000000" w14:paraId="0000041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lo siguiente:</w:t>
            </w:r>
          </w:p>
          <w:p w:rsidR="00000000" w:rsidDel="00000000" w:rsidP="00000000" w:rsidRDefault="00000000" w:rsidRPr="00000000" w14:paraId="0000041B">
            <w:pPr>
              <w:numPr>
                <w:ilvl w:val="0"/>
                <w:numId w:val="2"/>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Recuérdales que realizarán la continuación del proyecto que comenzó la semana 17 y que deben trabajar en los mismos grupos.</w:t>
            </w:r>
          </w:p>
          <w:p w:rsidR="00000000" w:rsidDel="00000000" w:rsidP="00000000" w:rsidRDefault="00000000" w:rsidRPr="00000000" w14:paraId="0000041C">
            <w:pPr>
              <w:numPr>
                <w:ilvl w:val="0"/>
                <w:numId w:val="2"/>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qué deben realizar los estudiantes de forma virtual.</w:t>
            </w:r>
          </w:p>
          <w:p w:rsidR="00000000" w:rsidDel="00000000" w:rsidP="00000000" w:rsidRDefault="00000000" w:rsidRPr="00000000" w14:paraId="0000041D">
            <w:pPr>
              <w:numPr>
                <w:ilvl w:val="0"/>
                <w:numId w:val="2"/>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w:t>
            </w:r>
          </w:p>
          <w:p w:rsidR="00000000" w:rsidDel="00000000" w:rsidP="00000000" w:rsidRDefault="00000000" w:rsidRPr="00000000" w14:paraId="0000041E">
            <w:pPr>
              <w:numPr>
                <w:ilvl w:val="0"/>
                <w:numId w:val="2"/>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 es necesario,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41F">
            <w:pPr>
              <w:numPr>
                <w:ilvl w:val="0"/>
                <w:numId w:val="2"/>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pesar de ser un trabajo grupal, cada uno de los estudiantes deberá subir una copia del documento elaborado (borrador o parte 3); no olvides mencionar este aspecto. </w:t>
            </w:r>
          </w:p>
          <w:p w:rsidR="00000000" w:rsidDel="00000000" w:rsidP="00000000" w:rsidRDefault="00000000" w:rsidRPr="00000000" w14:paraId="00000420">
            <w:pPr>
              <w:numPr>
                <w:ilvl w:val="0"/>
                <w:numId w:val="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Menciona que el proyecto será defendido en el siguiente taller, por lo que deben prever la exposición</w:t>
            </w:r>
          </w:p>
          <w:p w:rsidR="00000000" w:rsidDel="00000000" w:rsidP="00000000" w:rsidRDefault="00000000" w:rsidRPr="00000000" w14:paraId="00000421">
            <w:pPr>
              <w:rPr>
                <w:rFonts w:ascii="Calibri" w:cs="Calibri" w:eastAsia="Calibri" w:hAnsi="Calibri"/>
                <w:sz w:val="24"/>
                <w:szCs w:val="24"/>
              </w:rPr>
            </w:pPr>
            <w:r w:rsidDel="00000000" w:rsidR="00000000" w:rsidRPr="00000000">
              <w:rPr>
                <w:rtl w:val="0"/>
              </w:rPr>
            </w:r>
          </w:p>
        </w:tc>
      </w:tr>
      <w:tr>
        <w:trPr>
          <w:cantSplit w:val="0"/>
          <w:trHeight w:val="488.5546875000045" w:hRule="atLeast"/>
          <w:tblHeader w:val="0"/>
        </w:trPr>
        <w:tc>
          <w:tcPr>
            <w:gridSpan w:val="6"/>
          </w:tcPr>
          <w:p w:rsidR="00000000" w:rsidDel="00000000" w:rsidP="00000000" w:rsidRDefault="00000000" w:rsidRPr="00000000" w14:paraId="00000427">
            <w:pPr>
              <w:numPr>
                <w:ilvl w:val="0"/>
                <w:numId w:val="5"/>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Retomen</w:t>
            </w:r>
            <w:r w:rsidDel="00000000" w:rsidR="00000000" w:rsidRPr="00000000">
              <w:rPr>
                <w:rFonts w:ascii="Calibri" w:cs="Calibri" w:eastAsia="Calibri" w:hAnsi="Calibri"/>
                <w:sz w:val="24"/>
                <w:szCs w:val="24"/>
                <w:rtl w:val="0"/>
              </w:rPr>
              <w:t xml:space="preserve"> la propuesta trabajada en las semanas 17 y 18, mantiendo los grupos definidos en el hito.</w:t>
            </w:r>
          </w:p>
          <w:p w:rsidR="00000000" w:rsidDel="00000000" w:rsidP="00000000" w:rsidRDefault="00000000" w:rsidRPr="00000000" w14:paraId="00000428">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Identifiquen</w:t>
            </w:r>
            <w:r w:rsidDel="00000000" w:rsidR="00000000" w:rsidRPr="00000000">
              <w:rPr>
                <w:rFonts w:ascii="Calibri" w:cs="Calibri" w:eastAsia="Calibri" w:hAnsi="Calibri"/>
                <w:sz w:val="24"/>
                <w:szCs w:val="24"/>
                <w:rtl w:val="0"/>
              </w:rPr>
              <w:t xml:space="preserve"> los puntos de contacto digitales donde el cliente podría generar datos, como formularios, navegación web, historial de compras, solicitudes de cotización, consultas frecuentes, evaluaciones de servicio o interacciones con soporte.</w:t>
            </w:r>
          </w:p>
          <w:p w:rsidR="00000000" w:rsidDel="00000000" w:rsidP="00000000" w:rsidRDefault="00000000" w:rsidRPr="00000000" w14:paraId="00000429">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Definan</w:t>
            </w:r>
            <w:r w:rsidDel="00000000" w:rsidR="00000000" w:rsidRPr="00000000">
              <w:rPr>
                <w:rFonts w:ascii="Calibri" w:cs="Calibri" w:eastAsia="Calibri" w:hAnsi="Calibri"/>
                <w:sz w:val="24"/>
                <w:szCs w:val="24"/>
                <w:rtl w:val="0"/>
              </w:rPr>
              <w:t xml:space="preserve"> qué datos serían útiles para comprender el comportamiento del consumidor, evitando solicitar información innecesaria o sensible.</w:t>
            </w:r>
          </w:p>
          <w:p w:rsidR="00000000" w:rsidDel="00000000" w:rsidP="00000000" w:rsidRDefault="00000000" w:rsidRPr="00000000" w14:paraId="0000042A">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Seleccionen</w:t>
            </w:r>
            <w:r w:rsidDel="00000000" w:rsidR="00000000" w:rsidRPr="00000000">
              <w:rPr>
                <w:rFonts w:ascii="Calibri" w:cs="Calibri" w:eastAsia="Calibri" w:hAnsi="Calibri"/>
                <w:sz w:val="24"/>
                <w:szCs w:val="24"/>
                <w:rtl w:val="0"/>
              </w:rPr>
              <w:t xml:space="preserve"> al menos cuatro métricas o indicadores que permitan evaluar el proceso de compra o la experiencia del cliente, como frecuencia de compra, tasa de abandono, tiempo de respuesta, nivel de satisfacción, recompra o interacción digital.</w:t>
            </w:r>
          </w:p>
          <w:p w:rsidR="00000000" w:rsidDel="00000000" w:rsidP="00000000" w:rsidRDefault="00000000" w:rsidRPr="00000000" w14:paraId="0000042B">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Planteen</w:t>
            </w:r>
            <w:r w:rsidDel="00000000" w:rsidR="00000000" w:rsidRPr="00000000">
              <w:rPr>
                <w:rFonts w:ascii="Calibri" w:cs="Calibri" w:eastAsia="Calibri" w:hAnsi="Calibri"/>
                <w:sz w:val="24"/>
                <w:szCs w:val="24"/>
                <w:rtl w:val="0"/>
              </w:rPr>
              <w:t xml:space="preserve"> una hipótesis predictiva relacionada con el comportamiento del cliente, por ejemplo: probabilidad de recompra, abandono, interés en un servicio adicional o preferencia por una modalidad de atención.</w:t>
            </w:r>
          </w:p>
          <w:p w:rsidR="00000000" w:rsidDel="00000000" w:rsidP="00000000" w:rsidRDefault="00000000" w:rsidRPr="00000000" w14:paraId="0000042C">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Expliquen</w:t>
            </w:r>
            <w:r w:rsidDel="00000000" w:rsidR="00000000" w:rsidRPr="00000000">
              <w:rPr>
                <w:rFonts w:ascii="Calibri" w:cs="Calibri" w:eastAsia="Calibri" w:hAnsi="Calibri"/>
                <w:sz w:val="24"/>
                <w:szCs w:val="24"/>
                <w:rtl w:val="0"/>
              </w:rPr>
              <w:t xml:space="preserve"> cómo la empresa podría utilizar esa información para anticiparse a las necesidades del cliente y mejorar su propuesta de valor.</w:t>
            </w:r>
          </w:p>
          <w:p w:rsidR="00000000" w:rsidDel="00000000" w:rsidP="00000000" w:rsidRDefault="00000000" w:rsidRPr="00000000" w14:paraId="0000042D">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Incluyan</w:t>
            </w:r>
            <w:r w:rsidDel="00000000" w:rsidR="00000000" w:rsidRPr="00000000">
              <w:rPr>
                <w:rFonts w:ascii="Calibri" w:cs="Calibri" w:eastAsia="Calibri" w:hAnsi="Calibri"/>
                <w:sz w:val="24"/>
                <w:szCs w:val="24"/>
                <w:rtl w:val="0"/>
              </w:rPr>
              <w:t xml:space="preserve"> una consideración ética sobre privacidad, consentimiento y uso responsable de los datos del consumidor.</w:t>
            </w:r>
          </w:p>
          <w:p w:rsidR="00000000" w:rsidDel="00000000" w:rsidP="00000000" w:rsidRDefault="00000000" w:rsidRPr="00000000" w14:paraId="0000042E">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Elaboren</w:t>
            </w:r>
            <w:r w:rsidDel="00000000" w:rsidR="00000000" w:rsidRPr="00000000">
              <w:rPr>
                <w:rFonts w:ascii="Calibri" w:cs="Calibri" w:eastAsia="Calibri" w:hAnsi="Calibri"/>
                <w:sz w:val="24"/>
                <w:szCs w:val="24"/>
                <w:rtl w:val="0"/>
              </w:rPr>
              <w:t xml:space="preserve"> un perfil básico de cliente a partir de los datos que podrían recopilarse, sin usar información personal real.</w:t>
            </w:r>
          </w:p>
          <w:p w:rsidR="00000000" w:rsidDel="00000000" w:rsidP="00000000" w:rsidRDefault="00000000" w:rsidRPr="00000000" w14:paraId="0000042F">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Integren</w:t>
            </w:r>
            <w:r w:rsidDel="00000000" w:rsidR="00000000" w:rsidRPr="00000000">
              <w:rPr>
                <w:rFonts w:ascii="Calibri" w:cs="Calibri" w:eastAsia="Calibri" w:hAnsi="Calibri"/>
                <w:sz w:val="24"/>
                <w:szCs w:val="24"/>
                <w:rtl w:val="0"/>
              </w:rPr>
              <w:t xml:space="preserve"> esta fase al documento acumulado del proyecto.</w:t>
            </w:r>
          </w:p>
          <w:p w:rsidR="00000000" w:rsidDel="00000000" w:rsidP="00000000" w:rsidRDefault="00000000" w:rsidRPr="00000000" w14:paraId="00000430">
            <w:pPr>
              <w:numPr>
                <w:ilvl w:val="0"/>
                <w:numId w:val="5"/>
              </w:numPr>
              <w:spacing w:after="24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Carguen </w:t>
            </w:r>
            <w:r w:rsidDel="00000000" w:rsidR="00000000" w:rsidRPr="00000000">
              <w:rPr>
                <w:rFonts w:ascii="Calibri" w:cs="Calibri" w:eastAsia="Calibri" w:hAnsi="Calibri"/>
                <w:sz w:val="24"/>
                <w:szCs w:val="24"/>
                <w:rtl w:val="0"/>
              </w:rPr>
              <w:t xml:space="preserve">en un documento en Word o PDF una copia del avance por integrante. Puede incluir una tabla de datos y métricas elaborada en el mismo documento o en Excel como anexo.</w:t>
            </w:r>
          </w:p>
        </w:tc>
      </w:tr>
      <w:tr>
        <w:trPr>
          <w:cantSplit w:val="0"/>
          <w:trHeight w:val="488.5546875000045" w:hRule="atLeast"/>
          <w:tblHeader w:val="0"/>
        </w:trPr>
        <w:tc>
          <w:tcPr>
            <w:gridSpan w:val="6"/>
            <w:shd w:fill="d9d9d9" w:val="clear"/>
          </w:tcPr>
          <w:p w:rsidR="00000000" w:rsidDel="00000000" w:rsidP="00000000" w:rsidRDefault="00000000" w:rsidRPr="00000000" w14:paraId="00000436">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43C">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43D">
      <w:pPr>
        <w:spacing w:after="160" w:line="259" w:lineRule="auto"/>
        <w:rPr>
          <w:rFonts w:ascii="Calibri" w:cs="Calibri" w:eastAsia="Calibri" w:hAnsi="Calibri"/>
          <w:sz w:val="42"/>
          <w:szCs w:val="42"/>
        </w:rPr>
      </w:pPr>
      <w:r w:rsidDel="00000000" w:rsidR="00000000" w:rsidRPr="00000000">
        <w:rPr>
          <w:rtl w:val="0"/>
        </w:rPr>
      </w:r>
    </w:p>
    <w:tbl>
      <w:tblPr>
        <w:tblStyle w:val="Table15"/>
        <w:tblpPr w:leftFromText="180" w:rightFromText="180" w:topFromText="180" w:bottomFromText="180" w:vertAnchor="text" w:horzAnchor="text" w:tblpX="-990" w:tblpY="0"/>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5"/>
        <w:gridCol w:w="2685"/>
        <w:gridCol w:w="2205"/>
        <w:gridCol w:w="2025"/>
        <w:tblGridChange w:id="0">
          <w:tblGrid>
            <w:gridCol w:w="3855"/>
            <w:gridCol w:w="2685"/>
            <w:gridCol w:w="2205"/>
            <w:gridCol w:w="2025"/>
          </w:tblGrid>
        </w:tblGridChange>
      </w:tblGrid>
      <w:tr>
        <w:trPr>
          <w:cantSplit w:val="0"/>
          <w:trHeight w:val="547.96875" w:hRule="atLeast"/>
          <w:tblHeader w:val="0"/>
        </w:trPr>
        <w:tc>
          <w:tcPr>
            <w:gridSpan w:val="4"/>
            <w:shd w:fill="cc99ff" w:val="clear"/>
          </w:tcPr>
          <w:p w:rsidR="00000000" w:rsidDel="00000000" w:rsidP="00000000" w:rsidRDefault="00000000" w:rsidRPr="00000000" w14:paraId="0000043E">
            <w:pPr>
              <w:pStyle w:val="Heading1"/>
              <w:rPr/>
            </w:pPr>
            <w:bookmarkStart w:colFirst="0" w:colLast="0" w:name="_qmn6ryvj15ks" w:id="18"/>
            <w:bookmarkEnd w:id="18"/>
            <w:r w:rsidDel="00000000" w:rsidR="00000000" w:rsidRPr="00000000">
              <w:rPr>
                <w:rtl w:val="0"/>
              </w:rPr>
              <w:t xml:space="preserve">Hito 05 Semana 20</w:t>
            </w:r>
          </w:p>
        </w:tc>
      </w:tr>
      <w:tr>
        <w:trPr>
          <w:cantSplit w:val="0"/>
          <w:tblHeader w:val="0"/>
        </w:trPr>
        <w:tc>
          <w:tcPr>
            <w:gridSpan w:val="4"/>
            <w:shd w:fill="cccccc" w:val="clear"/>
          </w:tcPr>
          <w:p w:rsidR="00000000" w:rsidDel="00000000" w:rsidP="00000000" w:rsidRDefault="00000000" w:rsidRPr="00000000" w14:paraId="0000044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Título de la Semana 20: </w:t>
            </w:r>
            <w:r w:rsidDel="00000000" w:rsidR="00000000" w:rsidRPr="00000000">
              <w:rPr>
                <w:rFonts w:ascii="Calibri" w:cs="Calibri" w:eastAsia="Calibri" w:hAnsi="Calibri"/>
                <w:b w:val="1"/>
                <w:bCs w:val="1"/>
                <w:sz w:val="24"/>
                <w:szCs w:val="24"/>
                <w:rtl w:val="0"/>
              </w:rPr>
              <w:t xml:space="preserve">Servitización y modelos de suscripción</w:t>
            </w:r>
          </w:p>
        </w:tc>
      </w:tr>
      <w:tr>
        <w:trPr>
          <w:cantSplit w:val="0"/>
          <w:tblHeader w:val="0"/>
        </w:trPr>
        <w:tc>
          <w:tcPr>
            <w:gridSpan w:val="4"/>
            <w:shd w:fill="e06666" w:val="clear"/>
            <w:vAlign w:val="center"/>
          </w:tcPr>
          <w:p w:rsidR="00000000" w:rsidDel="00000000" w:rsidP="00000000" w:rsidRDefault="00000000" w:rsidRPr="00000000" w14:paraId="00000446">
            <w:pPr>
              <w:pStyle w:val="Heading2"/>
              <w:rPr>
                <w:rFonts w:ascii="Calibri" w:cs="Calibri" w:eastAsia="Calibri" w:hAnsi="Calibri"/>
                <w:sz w:val="40"/>
                <w:szCs w:val="40"/>
                <w:u w:val="single"/>
              </w:rPr>
            </w:pPr>
            <w:bookmarkStart w:colFirst="0" w:colLast="0" w:name="_jow1mn5q0ahn" w:id="19"/>
            <w:bookmarkEnd w:id="19"/>
            <w:r w:rsidDel="00000000" w:rsidR="00000000" w:rsidRPr="00000000">
              <w:rPr>
                <w:rFonts w:ascii="Calibri" w:cs="Calibri" w:eastAsia="Calibri" w:hAnsi="Calibri"/>
                <w:sz w:val="30"/>
                <w:szCs w:val="30"/>
                <w:rtl w:val="0"/>
              </w:rPr>
              <w:t xml:space="preserve">S20 Material programado</w:t>
            </w:r>
            <w:r w:rsidDel="00000000" w:rsidR="00000000" w:rsidRPr="00000000">
              <w:rPr>
                <w:rtl w:val="0"/>
              </w:rPr>
            </w:r>
          </w:p>
        </w:tc>
      </w:tr>
      <w:tr>
        <w:trPr>
          <w:cantSplit w:val="0"/>
          <w:tblHeader w:val="0"/>
        </w:trPr>
        <w:tc>
          <w:tcPr>
            <w:gridSpan w:val="4"/>
          </w:tcPr>
          <w:p w:rsidR="00000000" w:rsidDel="00000000" w:rsidP="00000000" w:rsidRDefault="00000000" w:rsidRPr="00000000" w14:paraId="0000044A">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que el tiempo de consumo es el doble del material; es decir, si propones un texto de 10 páginas, el tiempo de consumo será de 20 minutos; un video de 03:00 minutos, equivaldrá a un consumo de 6 minutos.</w:t>
            </w:r>
          </w:p>
          <w:p w:rsidR="00000000" w:rsidDel="00000000" w:rsidP="00000000" w:rsidRDefault="00000000" w:rsidRPr="00000000" w14:paraId="0000044B">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44C">
            <w:pPr>
              <w:widowControl w:val="0"/>
              <w:numPr>
                <w:ilvl w:val="0"/>
                <w:numId w:val="14"/>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44D">
            <w:pPr>
              <w:widowControl w:val="0"/>
              <w:numPr>
                <w:ilvl w:val="0"/>
                <w:numId w:val="14"/>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 80 horas deben prever que el consumo de contenido no debe sobrepasar los 60 minutos (30 páginas o su equivalente en videos, audios, gráficos y otros).</w:t>
            </w:r>
          </w:p>
          <w:p w:rsidR="00000000" w:rsidDel="00000000" w:rsidP="00000000" w:rsidRDefault="00000000" w:rsidRPr="00000000" w14:paraId="0000044E">
            <w:pPr>
              <w:widowControl w:val="0"/>
              <w:numPr>
                <w:ilvl w:val="0"/>
                <w:numId w:val="14"/>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 60 horas deben prever que en las semanas donde pasan el Taller de aplicación, el consumo de contenido no debe sobrepasar los 15 minutos (7 páginas o su equivalente en videos, audios, gráficos y otros).</w:t>
            </w:r>
          </w:p>
          <w:p w:rsidR="00000000" w:rsidDel="00000000" w:rsidP="00000000" w:rsidRDefault="00000000" w:rsidRPr="00000000" w14:paraId="0000044F">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50">
            <w:pPr>
              <w:widowControl w:val="0"/>
              <w:spacing w:line="276" w:lineRule="auto"/>
              <w:rPr>
                <w:rFonts w:ascii="Calibri" w:cs="Calibri" w:eastAsia="Calibri" w:hAnsi="Calibri"/>
                <w:sz w:val="24"/>
                <w:szCs w:val="24"/>
              </w:rPr>
            </w:pPr>
            <w:r w:rsidDel="00000000" w:rsidR="00000000" w:rsidRPr="00000000">
              <w:rPr>
                <w:rtl w:val="0"/>
              </w:rPr>
            </w:r>
          </w:p>
          <w:tbl>
            <w:tblPr>
              <w:tblStyle w:val="Table1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45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5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45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45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 Guia de servitización</w:t>
                  </w:r>
                </w:p>
                <w:p w:rsidR="00000000" w:rsidDel="00000000" w:rsidP="00000000" w:rsidRDefault="00000000" w:rsidRPr="00000000" w14:paraId="0000045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Interreg</w:t>
                  </w:r>
                </w:p>
                <w:p w:rsidR="00000000" w:rsidDel="00000000" w:rsidP="00000000" w:rsidRDefault="00000000" w:rsidRPr="00000000" w14:paraId="0000045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web):Texto digital</w:t>
                  </w:r>
                </w:p>
                <w:p w:rsidR="00000000" w:rsidDel="00000000" w:rsidP="00000000" w:rsidRDefault="00000000" w:rsidRPr="00000000" w14:paraId="0000045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45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16 páginas</w:t>
                  </w:r>
                </w:p>
                <w:p w:rsidR="00000000" w:rsidDel="00000000" w:rsidP="00000000" w:rsidRDefault="00000000" w:rsidRPr="00000000" w14:paraId="0000045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80 min. </w:t>
                  </w:r>
                </w:p>
                <w:p w:rsidR="00000000" w:rsidDel="00000000" w:rsidP="00000000" w:rsidRDefault="00000000" w:rsidRPr="00000000" w14:paraId="000004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5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p w:rsidR="00000000" w:rsidDel="00000000" w:rsidP="00000000" w:rsidRDefault="00000000" w:rsidRPr="00000000" w14:paraId="0000045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 (llenar si es necesario): </w:t>
                  </w:r>
                  <w:r w:rsidDel="00000000" w:rsidR="00000000" w:rsidRPr="00000000">
                    <w:rPr>
                      <w:rFonts w:ascii="Calibri" w:cs="Calibri" w:eastAsia="Calibri" w:hAnsi="Calibri"/>
                      <w:sz w:val="24"/>
                      <w:szCs w:val="24"/>
                      <w:rtl w:val="0"/>
                    </w:rPr>
                    <w:t xml:space="preserve">Servitización</w:t>
                  </w:r>
                </w:p>
                <w:p w:rsidR="00000000" w:rsidDel="00000000" w:rsidP="00000000" w:rsidRDefault="00000000" w:rsidRPr="00000000" w14:paraId="0000045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(llenar si es necesario): </w:t>
                  </w:r>
                  <w:r w:rsidDel="00000000" w:rsidR="00000000" w:rsidRPr="00000000">
                    <w:rPr>
                      <w:rFonts w:ascii="Calibri" w:cs="Calibri" w:eastAsia="Calibri" w:hAnsi="Calibri"/>
                      <w:sz w:val="24"/>
                      <w:szCs w:val="24"/>
                      <w:rtl w:val="0"/>
                    </w:rPr>
                    <w:t xml:space="preserve">Economía circular </w:t>
                  </w:r>
                </w:p>
                <w:p w:rsidR="00000000" w:rsidDel="00000000" w:rsidP="00000000" w:rsidRDefault="00000000" w:rsidRPr="00000000" w14:paraId="0000045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(llenar si es necesario): </w:t>
                  </w:r>
                  <w:r w:rsidDel="00000000" w:rsidR="00000000" w:rsidRPr="00000000">
                    <w:rPr>
                      <w:rFonts w:ascii="Calibri" w:cs="Calibri" w:eastAsia="Calibri" w:hAnsi="Calibri"/>
                      <w:sz w:val="24"/>
                      <w:szCs w:val="24"/>
                      <w:rtl w:val="0"/>
                    </w:rPr>
                    <w:t xml:space="preserve">Barcelona activa</w:t>
                  </w:r>
                </w:p>
                <w:p w:rsidR="00000000" w:rsidDel="00000000" w:rsidP="00000000" w:rsidRDefault="00000000" w:rsidRPr="00000000" w14:paraId="0000045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Tipo (mencionar si es texto físico, texto digital o página web):Texto digital</w:t>
                  </w:r>
                </w:p>
                <w:p w:rsidR="00000000" w:rsidDel="00000000" w:rsidP="00000000" w:rsidRDefault="00000000" w:rsidRPr="00000000" w14:paraId="0000046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46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(cantidad de páginas que el estudiante debe leer): </w:t>
                  </w:r>
                  <w:r w:rsidDel="00000000" w:rsidR="00000000" w:rsidRPr="00000000">
                    <w:rPr>
                      <w:rFonts w:ascii="Calibri" w:cs="Calibri" w:eastAsia="Calibri" w:hAnsi="Calibri"/>
                      <w:sz w:val="24"/>
                      <w:szCs w:val="24"/>
                      <w:rtl w:val="0"/>
                    </w:rPr>
                    <w:t xml:space="preserve">10 págs</w:t>
                  </w:r>
                </w:p>
                <w:p w:rsidR="00000000" w:rsidDel="00000000" w:rsidP="00000000" w:rsidRDefault="00000000" w:rsidRPr="00000000" w14:paraId="0000046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Tiempo de lectura (multiplicar x 5):  </w:t>
                  </w:r>
                  <w:r w:rsidDel="00000000" w:rsidR="00000000" w:rsidRPr="00000000">
                    <w:rPr>
                      <w:rFonts w:ascii="Calibri" w:cs="Calibri" w:eastAsia="Calibri" w:hAnsi="Calibri"/>
                      <w:sz w:val="24"/>
                      <w:szCs w:val="24"/>
                      <w:rtl w:val="0"/>
                    </w:rPr>
                    <w:t xml:space="preserve">50 min.</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463">
                  <w:pP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46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465">
                  <w:pPr>
                    <w:rPr>
                      <w:rFonts w:ascii="Calibri" w:cs="Calibri" w:eastAsia="Calibri" w:hAnsi="Calibri"/>
                      <w:b w:val="1"/>
                      <w:bCs w:val="1"/>
                      <w:sz w:val="24"/>
                      <w:szCs w:val="24"/>
                    </w:rPr>
                  </w:pPr>
                  <w:hyperlink r:id="rId26">
                    <w:r w:rsidDel="00000000" w:rsidR="00000000" w:rsidRPr="00000000">
                      <w:rPr>
                        <w:rFonts w:ascii="Calibri" w:cs="Calibri" w:eastAsia="Calibri" w:hAnsi="Calibri"/>
                        <w:b w:val="1"/>
                        <w:bCs w:val="1"/>
                        <w:color w:val="1155cc"/>
                        <w:sz w:val="24"/>
                        <w:szCs w:val="24"/>
                        <w:u w:val="single"/>
                        <w:rtl w:val="0"/>
                      </w:rPr>
                      <w:t xml:space="preserve">https://patrimonionatural.org/ficheros/validacion_Guia%20de%20servitizacion-20240930-092234.pdf</w:t>
                    </w:r>
                  </w:hyperlink>
                  <w:r w:rsidDel="00000000" w:rsidR="00000000" w:rsidRPr="00000000">
                    <w:rPr>
                      <w:rtl w:val="0"/>
                    </w:rPr>
                  </w:r>
                </w:p>
                <w:p w:rsidR="00000000" w:rsidDel="00000000" w:rsidP="00000000" w:rsidRDefault="00000000" w:rsidRPr="00000000" w14:paraId="0000046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6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6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6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6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6B">
                  <w:pPr>
                    <w:rPr>
                      <w:rFonts w:ascii="Calibri" w:cs="Calibri" w:eastAsia="Calibri" w:hAnsi="Calibri"/>
                      <w:b w:val="1"/>
                      <w:bCs w:val="1"/>
                      <w:sz w:val="24"/>
                      <w:szCs w:val="24"/>
                    </w:rPr>
                  </w:pPr>
                  <w:hyperlink r:id="rId27">
                    <w:r w:rsidDel="00000000" w:rsidR="00000000" w:rsidRPr="00000000">
                      <w:rPr>
                        <w:rFonts w:ascii="Calibri" w:cs="Calibri" w:eastAsia="Calibri" w:hAnsi="Calibri"/>
                        <w:b w:val="1"/>
                        <w:bCs w:val="1"/>
                        <w:color w:val="1155cc"/>
                        <w:sz w:val="24"/>
                        <w:szCs w:val="24"/>
                        <w:u w:val="single"/>
                        <w:rtl w:val="0"/>
                      </w:rPr>
                      <w:t xml:space="preserve">https://treball.barcelonactiva.cat/documents/285039/285704/Focus+Sectorial+Servititzacio+ES.pdf/86628535-485b-b7a1-32ee-2603c7903e3c?t=1734367246956</w:t>
                    </w:r>
                  </w:hyperlink>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46C">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6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6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46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Fonts w:ascii="Calibri" w:cs="Calibri" w:eastAsia="Calibri" w:hAnsi="Calibri"/>
                      <w:sz w:val="24"/>
                      <w:szCs w:val="24"/>
                      <w:rtl w:val="0"/>
                    </w:rPr>
                    <w:t xml:space="preserve">Modelo suscripción: Tu idea de negocio, pero cada mes, otra vez </w:t>
                  </w:r>
                  <w:r w:rsidDel="00000000" w:rsidR="00000000" w:rsidRPr="00000000">
                    <w:rPr>
                      <w:rtl w:val="0"/>
                    </w:rPr>
                  </w:r>
                </w:p>
                <w:p w:rsidR="00000000" w:rsidDel="00000000" w:rsidP="00000000" w:rsidRDefault="00000000" w:rsidRPr="00000000" w14:paraId="0000047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Ideas de Negocio</w:t>
                  </w:r>
                </w:p>
                <w:p w:rsidR="00000000" w:rsidDel="00000000" w:rsidP="00000000" w:rsidRDefault="00000000" w:rsidRPr="00000000" w14:paraId="0000047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8 feb 2019</w:t>
                  </w:r>
                  <w:r w:rsidDel="00000000" w:rsidR="00000000" w:rsidRPr="00000000">
                    <w:rPr>
                      <w:rtl w:val="0"/>
                    </w:rPr>
                  </w:r>
                </w:p>
                <w:p w:rsidR="00000000" w:rsidDel="00000000" w:rsidP="00000000" w:rsidRDefault="00000000" w:rsidRPr="00000000" w14:paraId="0000047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4:39 min.</w:t>
                  </w:r>
                </w:p>
                <w:p w:rsidR="00000000" w:rsidDel="00000000" w:rsidP="00000000" w:rsidRDefault="00000000" w:rsidRPr="00000000" w14:paraId="0000047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9 min. </w:t>
                  </w:r>
                </w:p>
                <w:p w:rsidR="00000000" w:rsidDel="00000000" w:rsidP="00000000" w:rsidRDefault="00000000" w:rsidRPr="00000000" w14:paraId="0000047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47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477">
                  <w:pPr>
                    <w:rPr>
                      <w:rFonts w:ascii="Calibri" w:cs="Calibri" w:eastAsia="Calibri" w:hAnsi="Calibri"/>
                      <w:b w:val="1"/>
                      <w:bCs w:val="1"/>
                      <w:sz w:val="24"/>
                      <w:szCs w:val="24"/>
                    </w:rPr>
                  </w:pPr>
                  <w:hyperlink r:id="rId28">
                    <w:r w:rsidDel="00000000" w:rsidR="00000000" w:rsidRPr="00000000">
                      <w:rPr>
                        <w:rFonts w:ascii="Calibri" w:cs="Calibri" w:eastAsia="Calibri" w:hAnsi="Calibri"/>
                        <w:b w:val="1"/>
                        <w:bCs w:val="1"/>
                        <w:color w:val="1155cc"/>
                        <w:sz w:val="24"/>
                        <w:szCs w:val="24"/>
                        <w:u w:val="single"/>
                        <w:rtl w:val="0"/>
                      </w:rPr>
                      <w:t xml:space="preserve">https://www.youtube.com/watch?v=UwkQk3jq4DY&amp;pp=ygUlc2Vydml0aXphY2lvbiB5IG1vZGVsbyBkZSBzdXNjcmlwY2lvbg%3D%3D</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47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7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47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Fonts w:ascii="Calibri" w:cs="Calibri" w:eastAsia="Calibri" w:hAnsi="Calibri"/>
                      <w:sz w:val="24"/>
                      <w:szCs w:val="24"/>
                      <w:rtl w:val="0"/>
                    </w:rPr>
                    <w:t xml:space="preserve">Ciclo de vida de la TI en la servitización</w:t>
                  </w:r>
                  <w:r w:rsidDel="00000000" w:rsidR="00000000" w:rsidRPr="00000000">
                    <w:rPr>
                      <w:rtl w:val="0"/>
                    </w:rPr>
                  </w:r>
                </w:p>
                <w:p w:rsidR="00000000" w:rsidDel="00000000" w:rsidP="00000000" w:rsidRDefault="00000000" w:rsidRPr="00000000" w14:paraId="0000047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47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13 slides</w:t>
                  </w:r>
                  <w:r w:rsidDel="00000000" w:rsidR="00000000" w:rsidRPr="00000000">
                    <w:rPr>
                      <w:rtl w:val="0"/>
                    </w:rPr>
                  </w:r>
                </w:p>
                <w:p w:rsidR="00000000" w:rsidDel="00000000" w:rsidP="00000000" w:rsidRDefault="00000000" w:rsidRPr="00000000" w14:paraId="0000047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31 min.</w:t>
                  </w:r>
                </w:p>
                <w:p w:rsidR="00000000" w:rsidDel="00000000" w:rsidP="00000000" w:rsidRDefault="00000000" w:rsidRPr="00000000" w14:paraId="0000047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48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p w:rsidR="00000000" w:rsidDel="00000000" w:rsidP="00000000" w:rsidRDefault="00000000" w:rsidRPr="00000000" w14:paraId="00000481">
                  <w:pPr>
                    <w:rPr>
                      <w:rFonts w:ascii="Calibri" w:cs="Calibri" w:eastAsia="Calibri" w:hAnsi="Calibri"/>
                      <w:b w:val="1"/>
                      <w:bCs w:val="1"/>
                      <w:sz w:val="24"/>
                      <w:szCs w:val="24"/>
                    </w:rPr>
                  </w:pPr>
                  <w:hyperlink r:id="rId29">
                    <w:r w:rsidDel="00000000" w:rsidR="00000000" w:rsidRPr="00000000">
                      <w:rPr>
                        <w:rFonts w:ascii="Calibri" w:cs="Calibri" w:eastAsia="Calibri" w:hAnsi="Calibri"/>
                        <w:b w:val="1"/>
                        <w:bCs w:val="1"/>
                        <w:color w:val="1155cc"/>
                        <w:sz w:val="24"/>
                        <w:szCs w:val="24"/>
                        <w:u w:val="single"/>
                        <w:rtl w:val="0"/>
                      </w:rPr>
                      <w:t xml:space="preserve">https://docs.google.com/presentation/d/1O2MQLpvw2N3AT7li5tAY8IvG_PK4bvSW/edit?usp=drive_link&amp;ouid=106233020068603217450&amp;rtpof=true&amp;sd=true</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48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8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48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w:t>
                  </w:r>
                </w:p>
                <w:p w:rsidR="00000000" w:rsidDel="00000000" w:rsidP="00000000" w:rsidRDefault="00000000" w:rsidRPr="00000000" w14:paraId="0000048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48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 </w:t>
                  </w:r>
                  <w:r w:rsidDel="00000000" w:rsidR="00000000" w:rsidRPr="00000000">
                    <w:rPr>
                      <w:rFonts w:ascii="Calibri" w:cs="Calibri" w:eastAsia="Calibri" w:hAnsi="Calibri"/>
                      <w:sz w:val="24"/>
                      <w:szCs w:val="24"/>
                      <w:rtl w:val="0"/>
                    </w:rPr>
                    <w:t xml:space="preserve">(multiplicar x 3)</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8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8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489">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8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bl>
          <w:p w:rsidR="00000000" w:rsidDel="00000000" w:rsidP="00000000" w:rsidRDefault="00000000" w:rsidRPr="00000000" w14:paraId="0000048B">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8C">
            <w:pPr>
              <w:widowControl w:val="0"/>
              <w:spacing w:line="276" w:lineRule="auto"/>
              <w:jc w:val="center"/>
              <w:rPr>
                <w:rFonts w:ascii="Calibri" w:cs="Calibri" w:eastAsia="Calibri" w:hAnsi="Calibri"/>
                <w:sz w:val="18"/>
                <w:szCs w:val="18"/>
              </w:rPr>
            </w:pPr>
            <w:r w:rsidDel="00000000" w:rsidR="00000000" w:rsidRPr="00000000">
              <w:rPr>
                <w:rtl w:val="0"/>
              </w:rPr>
            </w:r>
          </w:p>
        </w:tc>
      </w:tr>
      <w:tr>
        <w:trPr>
          <w:cantSplit w:val="0"/>
          <w:trHeight w:val="915.625" w:hRule="atLeast"/>
          <w:tblHeader w:val="0"/>
        </w:trPr>
        <w:tc>
          <w:tcPr>
            <w:gridSpan w:val="4"/>
            <w:shd w:fill="4a86e8" w:val="clear"/>
            <w:vAlign w:val="center"/>
          </w:tcPr>
          <w:p w:rsidR="00000000" w:rsidDel="00000000" w:rsidP="00000000" w:rsidRDefault="00000000" w:rsidRPr="00000000" w14:paraId="00000490">
            <w:pPr>
              <w:pStyle w:val="Heading2"/>
              <w:rPr>
                <w:rFonts w:ascii="Calibri" w:cs="Calibri" w:eastAsia="Calibri" w:hAnsi="Calibri"/>
                <w:sz w:val="30"/>
                <w:szCs w:val="30"/>
              </w:rPr>
            </w:pPr>
            <w:bookmarkStart w:colFirst="0" w:colLast="0" w:name="_idf4r2z2vvpc" w:id="20"/>
            <w:bookmarkEnd w:id="20"/>
            <w:r w:rsidDel="00000000" w:rsidR="00000000" w:rsidRPr="00000000">
              <w:rPr>
                <w:rFonts w:ascii="Calibri" w:cs="Calibri" w:eastAsia="Calibri" w:hAnsi="Calibri"/>
                <w:sz w:val="30"/>
                <w:szCs w:val="30"/>
                <w:rtl w:val="0"/>
              </w:rPr>
              <w:t xml:space="preserve">S20 Material complementario (No obligatorio)</w:t>
            </w:r>
          </w:p>
        </w:tc>
      </w:tr>
      <w:tr>
        <w:trPr>
          <w:cantSplit w:val="0"/>
          <w:tblHeader w:val="0"/>
        </w:trPr>
        <w:tc>
          <w:tcPr>
            <w:gridSpan w:val="4"/>
          </w:tcPr>
          <w:p w:rsidR="00000000" w:rsidDel="00000000" w:rsidP="00000000" w:rsidRDefault="00000000" w:rsidRPr="00000000" w14:paraId="00000494">
            <w:pPr>
              <w:widowControl w:val="0"/>
              <w:spacing w:line="276" w:lineRule="auto"/>
              <w:rPr>
                <w:rFonts w:ascii="Calibri" w:cs="Calibri" w:eastAsia="Calibri" w:hAnsi="Calibri"/>
                <w:sz w:val="18"/>
                <w:szCs w:val="18"/>
              </w:rPr>
            </w:pPr>
            <w:r w:rsidDel="00000000" w:rsidR="00000000" w:rsidRPr="00000000">
              <w:rPr>
                <w:rtl w:val="0"/>
              </w:rPr>
            </w:r>
          </w:p>
          <w:tbl>
            <w:tblPr>
              <w:tblStyle w:val="Table1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495">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9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49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49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49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49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49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49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49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49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9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4A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4A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A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4A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4A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A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A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A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4A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A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4A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4AB">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A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4A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4A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4A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nn</w:t>
                  </w:r>
                </w:p>
                <w:p w:rsidR="00000000" w:rsidDel="00000000" w:rsidP="00000000" w:rsidRDefault="00000000" w:rsidRPr="00000000" w14:paraId="000004B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4B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4B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4B4">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B5">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4B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w:t>
                  </w:r>
                </w:p>
                <w:p w:rsidR="00000000" w:rsidDel="00000000" w:rsidP="00000000" w:rsidRDefault="00000000" w:rsidRPr="00000000" w14:paraId="000004B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4B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 </w:t>
                  </w:r>
                  <w:r w:rsidDel="00000000" w:rsidR="00000000" w:rsidRPr="00000000">
                    <w:rPr>
                      <w:rFonts w:ascii="Calibri" w:cs="Calibri" w:eastAsia="Calibri" w:hAnsi="Calibri"/>
                      <w:sz w:val="24"/>
                      <w:szCs w:val="24"/>
                      <w:rtl w:val="0"/>
                    </w:rPr>
                    <w:t xml:space="preserve">(multiplicar x 3)</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B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4BB">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B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bl>
          <w:p w:rsidR="00000000" w:rsidDel="00000000" w:rsidP="00000000" w:rsidRDefault="00000000" w:rsidRPr="00000000" w14:paraId="000004BD">
            <w:pPr>
              <w:rPr>
                <w:rFonts w:ascii="Calibri" w:cs="Calibri" w:eastAsia="Calibri" w:hAnsi="Calibri"/>
                <w:sz w:val="18"/>
                <w:szCs w:val="18"/>
              </w:rPr>
            </w:pPr>
            <w:r w:rsidDel="00000000" w:rsidR="00000000" w:rsidRPr="00000000">
              <w:rPr>
                <w:rtl w:val="0"/>
              </w:rPr>
            </w:r>
          </w:p>
        </w:tc>
      </w:tr>
      <w:tr>
        <w:trPr>
          <w:cantSplit w:val="0"/>
          <w:tblHeader w:val="0"/>
        </w:trPr>
        <w:tc>
          <w:tcPr>
            <w:gridSpan w:val="4"/>
            <w:shd w:fill="cc99ff" w:val="clear"/>
          </w:tcPr>
          <w:p w:rsidR="00000000" w:rsidDel="00000000" w:rsidP="00000000" w:rsidRDefault="00000000" w:rsidRPr="00000000" w14:paraId="000004C1">
            <w:pPr>
              <w:pStyle w:val="Heading2"/>
              <w:tabs>
                <w:tab w:val="left" w:leader="none" w:pos="217"/>
              </w:tabs>
              <w:rPr>
                <w:rFonts w:ascii="Calibri" w:cs="Calibri" w:eastAsia="Calibri" w:hAnsi="Calibri"/>
                <w:sz w:val="30"/>
                <w:szCs w:val="30"/>
              </w:rPr>
            </w:pPr>
            <w:bookmarkStart w:colFirst="0" w:colLast="0" w:name="_xkzn9kcyf2fd" w:id="21"/>
            <w:bookmarkEnd w:id="21"/>
            <w:r w:rsidDel="00000000" w:rsidR="00000000" w:rsidRPr="00000000">
              <w:rPr>
                <w:rFonts w:ascii="Calibri" w:cs="Calibri" w:eastAsia="Calibri" w:hAnsi="Calibri"/>
                <w:sz w:val="30"/>
                <w:szCs w:val="30"/>
                <w:rtl w:val="0"/>
              </w:rPr>
              <w:t xml:space="preserve">S20 Taller de proyecto: Transformación hacia un modelo de servitización </w:t>
            </w:r>
          </w:p>
        </w:tc>
      </w:tr>
      <w:tr>
        <w:trPr>
          <w:cantSplit w:val="0"/>
          <w:tblHeader w:val="0"/>
        </w:trPr>
        <w:tc>
          <w:tcPr>
            <w:gridSpan w:val="4"/>
            <w:shd w:fill="cccccc" w:val="clear"/>
          </w:tcPr>
          <w:p w:rsidR="00000000" w:rsidDel="00000000" w:rsidP="00000000" w:rsidRDefault="00000000" w:rsidRPr="00000000" w14:paraId="000004C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gridSpan w:val="4"/>
            <w:shd w:fill="cccccc" w:val="clear"/>
          </w:tcPr>
          <w:p w:rsidR="00000000" w:rsidDel="00000000" w:rsidP="00000000" w:rsidRDefault="00000000" w:rsidRPr="00000000" w14:paraId="000004C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p>
        </w:tc>
      </w:tr>
      <w:tr>
        <w:trPr>
          <w:cantSplit w:val="0"/>
          <w:tblHeader w:val="0"/>
        </w:trPr>
        <w:tc>
          <w:tcPr>
            <w:gridSpan w:val="4"/>
          </w:tcPr>
          <w:p w:rsidR="00000000" w:rsidDel="00000000" w:rsidP="00000000" w:rsidRDefault="00000000" w:rsidRPr="00000000" w14:paraId="000004C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éxito en la nueva economía no reside en poseer cosas, sino en ser útil para los demás. Transformar un producto en un servicio es transformar una transacción en una relación, y las relaciones son la base de cualquier futuro sostenible”. Anónimo</w:t>
            </w:r>
          </w:p>
        </w:tc>
      </w:tr>
      <w:tr>
        <w:trPr>
          <w:cantSplit w:val="0"/>
          <w:tblHeader w:val="0"/>
        </w:trPr>
        <w:tc>
          <w:tcPr>
            <w:gridSpan w:val="4"/>
            <w:shd w:fill="cccccc" w:val="clear"/>
          </w:tcPr>
          <w:p w:rsidR="00000000" w:rsidDel="00000000" w:rsidP="00000000" w:rsidRDefault="00000000" w:rsidRPr="00000000" w14:paraId="000004D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gridSpan w:val="4"/>
            <w:shd w:fill="cccccc" w:val="clear"/>
          </w:tcPr>
          <w:p w:rsidR="00000000" w:rsidDel="00000000" w:rsidP="00000000" w:rsidRDefault="00000000" w:rsidRPr="00000000" w14:paraId="000004D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a realizarse de tal manera de involucrar y poner en contexto al estudiante. En este taller los estudiantes defenderán su trabajo, por lo que la consigna debe abordar y recordar este aspecto.</w:t>
            </w:r>
          </w:p>
        </w:tc>
      </w:tr>
      <w:tr>
        <w:trPr>
          <w:cantSplit w:val="0"/>
          <w:tblHeader w:val="0"/>
        </w:trPr>
        <w:tc>
          <w:tcPr>
            <w:gridSpan w:val="4"/>
          </w:tcPr>
          <w:p w:rsidR="00000000" w:rsidDel="00000000" w:rsidP="00000000" w:rsidRDefault="00000000" w:rsidRPr="00000000" w14:paraId="000004D9">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fase final, el equipo deberá transformar la propuesta desarrollada durante el Hito 5 en un modelo de servitización, suscripción o pago recurrente. El propósito es pasar de una lógica de venta única a una relación continua con el cliente, integrando la experiencia digital de autoservicio, los criterios de sostenibilidad y el uso de datos para personalizar o mejorar la propuesta de valor. En el ámbito profesional, esta actividad permite construir una solución innovadora orientada a generar ingresos recurrentes, fidelizar clientes y responder a nuevas tendencias del comportamiento del consumidor. </w:t>
            </w:r>
          </w:p>
        </w:tc>
      </w:tr>
      <w:tr>
        <w:trPr>
          <w:cantSplit w:val="0"/>
          <w:tblHeader w:val="0"/>
        </w:trPr>
        <w:tc>
          <w:tcPr>
            <w:gridSpan w:val="4"/>
            <w:shd w:fill="cccccc" w:val="clear"/>
          </w:tcPr>
          <w:p w:rsidR="00000000" w:rsidDel="00000000" w:rsidP="00000000" w:rsidRDefault="00000000" w:rsidRPr="00000000" w14:paraId="000004DD">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INSTRUCCIONES:</w:t>
            </w:r>
            <w:r w:rsidDel="00000000" w:rsidR="00000000" w:rsidRPr="00000000">
              <w:rPr>
                <w:rtl w:val="0"/>
              </w:rPr>
            </w:r>
          </w:p>
        </w:tc>
      </w:tr>
      <w:tr>
        <w:trPr>
          <w:cantSplit w:val="0"/>
          <w:tblHeader w:val="0"/>
        </w:trPr>
        <w:tc>
          <w:tcPr>
            <w:gridSpan w:val="4"/>
            <w:shd w:fill="cccccc" w:val="clear"/>
          </w:tcPr>
          <w:p w:rsidR="00000000" w:rsidDel="00000000" w:rsidP="00000000" w:rsidRDefault="00000000" w:rsidRPr="00000000" w14:paraId="000004E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lo siguiente:</w:t>
            </w:r>
          </w:p>
          <w:p w:rsidR="00000000" w:rsidDel="00000000" w:rsidP="00000000" w:rsidRDefault="00000000" w:rsidRPr="00000000" w14:paraId="000004E2">
            <w:pPr>
              <w:numPr>
                <w:ilvl w:val="0"/>
                <w:numId w:val="12"/>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Recuérdales que defenderán el proyecto que comenzó la semana 17 y que deben trabajar en los mismos grupos.</w:t>
            </w:r>
          </w:p>
          <w:p w:rsidR="00000000" w:rsidDel="00000000" w:rsidP="00000000" w:rsidRDefault="00000000" w:rsidRPr="00000000" w14:paraId="000004E3">
            <w:pPr>
              <w:numPr>
                <w:ilvl w:val="0"/>
                <w:numId w:val="12"/>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Plantéales alternativas de presentación o de exposición. La duración del taller final es de 90 minutos.</w:t>
            </w:r>
          </w:p>
          <w:p w:rsidR="00000000" w:rsidDel="00000000" w:rsidP="00000000" w:rsidRDefault="00000000" w:rsidRPr="00000000" w14:paraId="000004E4">
            <w:pPr>
              <w:numPr>
                <w:ilvl w:val="0"/>
                <w:numId w:val="12"/>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pesar de ser un trabajo grupal, cada uno de los estudiantes deberá subir una copia del documento final, no olvides mencionar este aspecto. </w:t>
            </w:r>
          </w:p>
          <w:p w:rsidR="00000000" w:rsidDel="00000000" w:rsidP="00000000" w:rsidRDefault="00000000" w:rsidRPr="00000000" w14:paraId="000004E5">
            <w:pPr>
              <w:rPr>
                <w:rFonts w:ascii="Calibri" w:cs="Calibri" w:eastAsia="Calibri" w:hAnsi="Calibri"/>
                <w:b w:val="1"/>
                <w:bCs w:val="1"/>
                <w:sz w:val="24"/>
                <w:szCs w:val="24"/>
              </w:rPr>
            </w:pPr>
            <w:r w:rsidDel="00000000" w:rsidR="00000000" w:rsidRPr="00000000">
              <w:rPr>
                <w:rtl w:val="0"/>
              </w:rPr>
            </w:r>
          </w:p>
        </w:tc>
      </w:tr>
      <w:tr>
        <w:trPr>
          <w:cantSplit w:val="0"/>
          <w:trHeight w:val="456.3020833333576" w:hRule="atLeast"/>
          <w:tblHeader w:val="0"/>
        </w:trPr>
        <w:tc>
          <w:tcPr>
            <w:gridSpan w:val="4"/>
          </w:tcPr>
          <w:p w:rsidR="00000000" w:rsidDel="00000000" w:rsidP="00000000" w:rsidRDefault="00000000" w:rsidRPr="00000000" w14:paraId="000004E9">
            <w:pPr>
              <w:numPr>
                <w:ilvl w:val="0"/>
                <w:numId w:val="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Retomen</w:t>
            </w:r>
            <w:r w:rsidDel="00000000" w:rsidR="00000000" w:rsidRPr="00000000">
              <w:rPr>
                <w:rFonts w:ascii="Calibri" w:cs="Calibri" w:eastAsia="Calibri" w:hAnsi="Calibri"/>
                <w:sz w:val="24"/>
                <w:szCs w:val="24"/>
                <w:rtl w:val="0"/>
              </w:rPr>
              <w:t xml:space="preserve"> el proyecto desarrollado durante las semanas 17, 18 y 19.</w:t>
            </w:r>
          </w:p>
          <w:p w:rsidR="00000000" w:rsidDel="00000000" w:rsidP="00000000" w:rsidRDefault="00000000" w:rsidRPr="00000000" w14:paraId="000004EA">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Definan</w:t>
            </w:r>
            <w:r w:rsidDel="00000000" w:rsidR="00000000" w:rsidRPr="00000000">
              <w:rPr>
                <w:rFonts w:ascii="Calibri" w:cs="Calibri" w:eastAsia="Calibri" w:hAnsi="Calibri"/>
                <w:sz w:val="24"/>
                <w:szCs w:val="24"/>
                <w:rtl w:val="0"/>
              </w:rPr>
              <w:t xml:space="preserve"> cómo la propuesta puede transformarse en un servicio, modelo de suscripción, membresía o pago por uso.</w:t>
            </w:r>
          </w:p>
          <w:p w:rsidR="00000000" w:rsidDel="00000000" w:rsidP="00000000" w:rsidRDefault="00000000" w:rsidRPr="00000000" w14:paraId="000004EB">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Expliquen</w:t>
            </w:r>
            <w:r w:rsidDel="00000000" w:rsidR="00000000" w:rsidRPr="00000000">
              <w:rPr>
                <w:rFonts w:ascii="Calibri" w:cs="Calibri" w:eastAsia="Calibri" w:hAnsi="Calibri"/>
                <w:sz w:val="24"/>
                <w:szCs w:val="24"/>
                <w:rtl w:val="0"/>
              </w:rPr>
              <w:t xml:space="preserve"> qué valor recibirá el cliente de manera continua y por qué tendría sentido mantener una relación periódica con la empresa.</w:t>
            </w:r>
          </w:p>
          <w:p w:rsidR="00000000" w:rsidDel="00000000" w:rsidP="00000000" w:rsidRDefault="00000000" w:rsidRPr="00000000" w14:paraId="000004EC">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Diseñen</w:t>
            </w:r>
            <w:r w:rsidDel="00000000" w:rsidR="00000000" w:rsidRPr="00000000">
              <w:rPr>
                <w:rFonts w:ascii="Calibri" w:cs="Calibri" w:eastAsia="Calibri" w:hAnsi="Calibri"/>
                <w:sz w:val="24"/>
                <w:szCs w:val="24"/>
                <w:rtl w:val="0"/>
              </w:rPr>
              <w:t xml:space="preserve"> al menos dos niveles de suscripción o membresía, por ejemplo: básico y premium, o estándar y empresarial.</w:t>
            </w:r>
          </w:p>
          <w:p w:rsidR="00000000" w:rsidDel="00000000" w:rsidP="00000000" w:rsidRDefault="00000000" w:rsidRPr="00000000" w14:paraId="000004ED">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Describan</w:t>
            </w:r>
            <w:r w:rsidDel="00000000" w:rsidR="00000000" w:rsidRPr="00000000">
              <w:rPr>
                <w:rFonts w:ascii="Calibri" w:cs="Calibri" w:eastAsia="Calibri" w:hAnsi="Calibri"/>
                <w:sz w:val="24"/>
                <w:szCs w:val="24"/>
                <w:rtl w:val="0"/>
              </w:rPr>
              <w:t xml:space="preserve"> los beneficios principales de cada nivel, considerando autoservicio digital, sostenibilidad, personalización o soporte.</w:t>
            </w:r>
          </w:p>
          <w:p w:rsidR="00000000" w:rsidDel="00000000" w:rsidP="00000000" w:rsidRDefault="00000000" w:rsidRPr="00000000" w14:paraId="000004EE">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Justifiquen</w:t>
            </w:r>
            <w:r w:rsidDel="00000000" w:rsidR="00000000" w:rsidRPr="00000000">
              <w:rPr>
                <w:rFonts w:ascii="Calibri" w:cs="Calibri" w:eastAsia="Calibri" w:hAnsi="Calibri"/>
                <w:sz w:val="24"/>
                <w:szCs w:val="24"/>
                <w:rtl w:val="0"/>
              </w:rPr>
              <w:t xml:space="preserve"> cómo el modelo propuesto integra los avances de las semanas anteriores: digitalización, sostenibilidad, datos predictivos y servitización.</w:t>
            </w:r>
          </w:p>
          <w:p w:rsidR="00000000" w:rsidDel="00000000" w:rsidP="00000000" w:rsidRDefault="00000000" w:rsidRPr="00000000" w14:paraId="000004EF">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Elaboren</w:t>
            </w:r>
            <w:r w:rsidDel="00000000" w:rsidR="00000000" w:rsidRPr="00000000">
              <w:rPr>
                <w:rFonts w:ascii="Calibri" w:cs="Calibri" w:eastAsia="Calibri" w:hAnsi="Calibri"/>
                <w:sz w:val="24"/>
                <w:szCs w:val="24"/>
                <w:rtl w:val="0"/>
              </w:rPr>
              <w:t xml:space="preserve"> el documento final del proyecto de hito, ordenando las cuatro fases desarrolladas durante el Hito 5.</w:t>
            </w:r>
          </w:p>
          <w:p w:rsidR="00000000" w:rsidDel="00000000" w:rsidP="00000000" w:rsidRDefault="00000000" w:rsidRPr="00000000" w14:paraId="000004F0">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Preparen</w:t>
            </w:r>
            <w:r w:rsidDel="00000000" w:rsidR="00000000" w:rsidRPr="00000000">
              <w:rPr>
                <w:rFonts w:ascii="Calibri" w:cs="Calibri" w:eastAsia="Calibri" w:hAnsi="Calibri"/>
                <w:sz w:val="24"/>
                <w:szCs w:val="24"/>
                <w:rtl w:val="0"/>
              </w:rPr>
              <w:t xml:space="preserve"> una presentación ejecutiva breve para defender la propuesta ante un cliente, comité directivo o potencial aliado estratégico.</w:t>
            </w:r>
          </w:p>
          <w:p w:rsidR="00000000" w:rsidDel="00000000" w:rsidP="00000000" w:rsidRDefault="00000000" w:rsidRPr="00000000" w14:paraId="000004F1">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Presenten</w:t>
            </w:r>
            <w:r w:rsidDel="00000000" w:rsidR="00000000" w:rsidRPr="00000000">
              <w:rPr>
                <w:rFonts w:ascii="Calibri" w:cs="Calibri" w:eastAsia="Calibri" w:hAnsi="Calibri"/>
                <w:sz w:val="24"/>
                <w:szCs w:val="24"/>
                <w:rtl w:val="0"/>
              </w:rPr>
              <w:t xml:space="preserve"> el proyecto en equipo, explicando el problema identificado, la solución propuesta, el valor para el consumidor y la lógica del modelo de suscripción o servitización.</w:t>
            </w:r>
          </w:p>
          <w:p w:rsidR="00000000" w:rsidDel="00000000" w:rsidP="00000000" w:rsidRDefault="00000000" w:rsidRPr="00000000" w14:paraId="000004F2">
            <w:pPr>
              <w:numPr>
                <w:ilvl w:val="0"/>
                <w:numId w:val="4"/>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Suban</w:t>
            </w:r>
            <w:r w:rsidDel="00000000" w:rsidR="00000000" w:rsidRPr="00000000">
              <w:rPr>
                <w:rFonts w:ascii="Calibri" w:cs="Calibri" w:eastAsia="Calibri" w:hAnsi="Calibri"/>
                <w:sz w:val="24"/>
                <w:szCs w:val="24"/>
                <w:rtl w:val="0"/>
              </w:rPr>
              <w:t xml:space="preserve"> una copia del documento final por integrante en formato Word o PDF, aunque el trabajo haya sido desarrollado de manera grupal.</w:t>
            </w:r>
          </w:p>
        </w:tc>
      </w:tr>
      <w:tr>
        <w:trPr>
          <w:cantSplit w:val="0"/>
          <w:tblHeader w:val="0"/>
        </w:trPr>
        <w:tc>
          <w:tcPr>
            <w:gridSpan w:val="4"/>
            <w:shd w:fill="d0cece" w:val="clear"/>
          </w:tcPr>
          <w:p w:rsidR="00000000" w:rsidDel="00000000" w:rsidP="00000000" w:rsidRDefault="00000000" w:rsidRPr="00000000" w14:paraId="000004F6">
            <w:pPr>
              <w:rPr>
                <w:rFonts w:ascii="Calibri" w:cs="Calibri" w:eastAsia="Calibri" w:hAnsi="Calibri"/>
                <w:sz w:val="24"/>
                <w:szCs w:val="24"/>
              </w:rPr>
            </w:pPr>
            <w:r w:rsidDel="00000000" w:rsidR="00000000" w:rsidRPr="00000000">
              <w:rPr>
                <w:rtl w:val="0"/>
              </w:rPr>
            </w:r>
          </w:p>
        </w:tc>
      </w:tr>
      <w:tr>
        <w:trPr>
          <w:cantSplit w:val="0"/>
          <w:tblHeader w:val="0"/>
        </w:trPr>
        <w:tc>
          <w:tcPr>
            <w:gridSpan w:val="4"/>
            <w:shd w:fill="cc99ff" w:val="clear"/>
          </w:tcPr>
          <w:p w:rsidR="00000000" w:rsidDel="00000000" w:rsidP="00000000" w:rsidRDefault="00000000" w:rsidRPr="00000000" w14:paraId="000004FA">
            <w:pPr>
              <w:pStyle w:val="Heading2"/>
              <w:widowControl w:val="0"/>
              <w:spacing w:after="160" w:line="258" w:lineRule="auto"/>
              <w:rPr>
                <w:rFonts w:ascii="Calibri" w:cs="Calibri" w:eastAsia="Calibri" w:hAnsi="Calibri"/>
              </w:rPr>
            </w:pPr>
            <w:bookmarkStart w:colFirst="0" w:colLast="0" w:name="_eqse4ftsqhy9" w:id="22"/>
            <w:bookmarkEnd w:id="22"/>
            <w:r w:rsidDel="00000000" w:rsidR="00000000" w:rsidRPr="00000000">
              <w:rPr>
                <w:rtl w:val="0"/>
              </w:rPr>
            </w:r>
          </w:p>
        </w:tc>
      </w:tr>
    </w:tbl>
    <w:p w:rsidR="00000000" w:rsidDel="00000000" w:rsidP="00000000" w:rsidRDefault="00000000" w:rsidRPr="00000000" w14:paraId="000004FE">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FF">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32"/>
          <w:szCs w:val="32"/>
          <w:rtl w:val="0"/>
        </w:rPr>
        <w:t xml:space="preserve">FINAL DEL HITO 05</w:t>
      </w:r>
      <w:r w:rsidDel="00000000" w:rsidR="00000000" w:rsidRPr="00000000">
        <w:rPr>
          <w:rtl w:val="0"/>
        </w:rPr>
      </w:r>
    </w:p>
    <w:sectPr>
      <w:headerReference r:id="rId30"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e Mauricio Sarzuri Ventura" w:id="5" w:date="2026-05-18T15:34:12Z">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2" w:date="2026-05-18T14:24:51Z">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4" w:date="2026-05-18T14:41:30Z">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video.</w:t>
      </w:r>
    </w:p>
  </w:comment>
  <w:comment w:author="Jose Mauricio Sarzuri Ventura" w:id="0" w:date="2026-05-19T20:07:15Z">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@viviana.valda@unifranz.edu.bo</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Hito listo, completo, de igual manera, los guiones están validados, correspondientes a dicho Hito.</w:t>
      </w:r>
    </w:p>
  </w:comment>
  <w:comment w:author="Jose Mauricio Sarzuri Ventura" w:id="6" w:date="2026-05-18T15:34:28Z">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video.</w:t>
      </w:r>
    </w:p>
  </w:comment>
  <w:comment w:author="Jose Mauricio Sarzuri Ventura" w:id="3" w:date="2026-05-18T14:41:41Z">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1" w:date="2026-05-18T14:19:52Z">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Favor verificar que la imagen no pierda calidad y se vea pixelada.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4333875</wp:posOffset>
          </wp:positionH>
          <wp:positionV relativeFrom="paragraph">
            <wp:posOffset>-333374</wp:posOffset>
          </wp:positionV>
          <wp:extent cx="2156573" cy="59522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6573" cy="5952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jc w:val="center"/>
    </w:pPr>
    <w:rPr>
      <w:rFonts w:ascii="Calibri" w:cs="Calibri" w:eastAsia="Calibri" w:hAnsi="Calibri"/>
      <w:b w:val="1"/>
      <w:bCs w:val="1"/>
      <w:sz w:val="30"/>
      <w:szCs w:val="30"/>
    </w:rPr>
  </w:style>
  <w:style w:type="paragraph" w:styleId="Heading2">
    <w:name w:val="heading 2"/>
    <w:basedOn w:val="Normal"/>
    <w:next w:val="Normal"/>
    <w:pPr>
      <w:keepNext w:val="1"/>
      <w:keepLines w:val="1"/>
      <w:spacing w:after="120" w:before="360" w:line="240" w:lineRule="auto"/>
      <w:jc w:val="center"/>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after="0" w:line="240" w:lineRule="auto"/>
    </w:pPr>
    <w:tblPr>
      <w:tblStyleRowBandSize w:val="1"/>
      <w:tblStyleColBandSize w:val="1"/>
      <w:tblCellMar>
        <w:top w:w="15.0" w:type="dxa"/>
        <w:left w:w="108.0" w:type="dxa"/>
        <w:bottom w:w="15.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8">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9">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0">
    <w:basedOn w:val="TableNormal"/>
    <w:tblPr>
      <w:tblStyleRowBandSize w:val="1"/>
      <w:tblStyleColBandSize w:val="1"/>
    </w:tblPr>
  </w:style>
  <w:style w:type="table" w:styleId="Table1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4">
    <w:basedOn w:val="TableNormal"/>
    <w:tblPr>
      <w:tblStyleRowBandSize w:val="1"/>
      <w:tblStyleColBandSize w:val="1"/>
    </w:tblPr>
  </w:style>
  <w:style w:type="table" w:styleId="Table1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6">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7">
    <w:basedOn w:val="TableNormal"/>
    <w:pPr>
      <w:spacing w:after="0" w:line="240" w:lineRule="auto"/>
    </w:pPr>
    <w:tblPr>
      <w:tblStyleRowBandSize w:val="1"/>
      <w:tblStyleColBandSize w:val="1"/>
      <w:tblCellMar>
        <w:top w:w="15.0" w:type="dxa"/>
        <w:left w:w="108.0" w:type="dxa"/>
        <w:bottom w:w="15.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pXHsUmc9AOg&amp;pp=ygU8c29zdGVuaWJpbGlkYWQgeSBjcml0ZXJpb3MgZGVsIGNvbXBvcnRhbWllbnRvIGRlbCBjb25zdW1pZG9y" TargetMode="External"/><Relationship Id="rId22" Type="http://schemas.openxmlformats.org/officeDocument/2006/relationships/hyperlink" Target="https://docs.google.com/document/d/1c_zAj4h6nJ7x__9SC7jmTJgTxcaFWtdE/edit?usp=drive_link&amp;ouid=116964615012484106443&amp;rtpof=true&amp;sd=true" TargetMode="External"/><Relationship Id="rId21" Type="http://schemas.openxmlformats.org/officeDocument/2006/relationships/hyperlink" Target="https://marcialpons-openaccess.es/index.php/juridicas/catalog/download/Sostenibilidad-y-derecho/29/733?inline=1" TargetMode="External"/><Relationship Id="rId24" Type="http://schemas.openxmlformats.org/officeDocument/2006/relationships/hyperlink" Target="https://www.youtube.com/watch?v=4fHpEPy_VSI&amp;pp=ygU7YW5hbGlzaXMgZW4gbGEgcHJlZGljY2lvbiBkZWwgY29tcG9ydGFtaWVudG8gZGVsIGNvbnN1bWlkb3I%3D" TargetMode="External"/><Relationship Id="rId23" Type="http://schemas.openxmlformats.org/officeDocument/2006/relationships/hyperlink" Target="https://openapi.aiu.edu/submissions/profiles/resources/onlineBook/945639_analisis_de_big_data_en_la_prediccion_del_comportamiento_del_consumidor_compressed.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G14frpXbWulbCQHVUxy-1qDJtBcpM2ZAXSovd8IWhvI/edit?tab=t.0#heading=h.itgxu5cyxdl4" TargetMode="External"/><Relationship Id="rId26" Type="http://schemas.openxmlformats.org/officeDocument/2006/relationships/hyperlink" Target="https://patrimonionatural.org/ficheros/validacion_Guia%20de%20servitizacion-20240930-092234.pdf" TargetMode="External"/><Relationship Id="rId25" Type="http://schemas.openxmlformats.org/officeDocument/2006/relationships/hyperlink" Target="https://takyondata.com/predice-el-comportamientos-de-tus-clientes-utilizando-data-analytics/" TargetMode="External"/><Relationship Id="rId28" Type="http://schemas.openxmlformats.org/officeDocument/2006/relationships/hyperlink" Target="https://www.youtube.com/watch?v=UwkQk3jq4DY&amp;pp=ygUlc2Vydml0aXphY2lvbiB5IG1vZGVsbyBkZSBzdXNjcmlwY2lvbg%3D%3D" TargetMode="External"/><Relationship Id="rId27" Type="http://schemas.openxmlformats.org/officeDocument/2006/relationships/hyperlink" Target="https://treball.barcelonactiva.cat/documents/285039/285704/Focus+Sectorial+Servititzacio+ES.pdf/86628535-485b-b7a1-32ee-2603c7903e3c?t=1734367246956"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presentation/d/1O2MQLpvw2N3AT7li5tAY8IvG_PK4bvSW/edit?usp=drive_link&amp;ouid=106233020068603217450&amp;rtpof=true&amp;sd=true" TargetMode="External"/><Relationship Id="rId7" Type="http://schemas.openxmlformats.org/officeDocument/2006/relationships/hyperlink" Target="https://docs.google.com/document/d/1G14frpXbWulbCQHVUxy-1qDJtBcpM2ZAXSovd8IWhvI/edit?tab=t.0#heading=h.dvef7dcd4npo" TargetMode="External"/><Relationship Id="rId8" Type="http://schemas.openxmlformats.org/officeDocument/2006/relationships/hyperlink" Target="https://docs.google.com/document/d/1G14frpXbWulbCQHVUxy-1qDJtBcpM2ZAXSovd8IWhvI/edit?tab=t.0#heading=h.ekmjppqzpwsx" TargetMode="External"/><Relationship Id="rId30" Type="http://schemas.openxmlformats.org/officeDocument/2006/relationships/header" Target="header1.xml"/><Relationship Id="rId11" Type="http://schemas.openxmlformats.org/officeDocument/2006/relationships/hyperlink" Target="https://docs.google.com/document/d/1c_zAj4h6nJ7x__9SC7jmTJgTxcaFWtdE/edit?usp=drive_link&amp;ouid=116964615012484106443&amp;rtpof=true&amp;sd=true" TargetMode="External"/><Relationship Id="rId10" Type="http://schemas.openxmlformats.org/officeDocument/2006/relationships/hyperlink" Target="https://docs.google.com/document/d/1G14frpXbWulbCQHVUxy-1qDJtBcpM2ZAXSovd8IWhvI/edit?tab=t.0#heading=h.nbw33rnbsuo" TargetMode="External"/><Relationship Id="rId13" Type="http://schemas.openxmlformats.org/officeDocument/2006/relationships/hyperlink" Target="https://docs.google.com/document/d/1c_zAj4h6nJ7x__9SC7jmTJgTxcaFWtdE/edit?usp=drive_link&amp;ouid=116964615012484106443&amp;rtpof=true&amp;sd=true" TargetMode="External"/><Relationship Id="rId12" Type="http://schemas.openxmlformats.org/officeDocument/2006/relationships/hyperlink" Target="https://youtu.be/dGntpY77YGs?si=YS-1F7Ph4SSySASu" TargetMode="External"/><Relationship Id="rId15" Type="http://schemas.openxmlformats.org/officeDocument/2006/relationships/hyperlink" Target="https://www.undp.org/sites/g/files/zskgke326/files/2024-12/libro_guia_para_la_digitalizacion_de_servicios_web_arreglado.pdf" TargetMode="External"/><Relationship Id="rId14" Type="http://schemas.openxmlformats.org/officeDocument/2006/relationships/hyperlink" Target="https://fundacionconfemetal.com/wp-content/uploads/2022/10/Pages-from_Estrategia_-marketing_entorno_digital.pdf" TargetMode="External"/><Relationship Id="rId17" Type="http://schemas.openxmlformats.org/officeDocument/2006/relationships/image" Target="media/image2.png"/><Relationship Id="rId16" Type="http://schemas.openxmlformats.org/officeDocument/2006/relationships/hyperlink" Target="https://www.youtube.com/watch?v=rnL3bag3a7Y&amp;pp=ygUeZGlnaXRhbGl6YWNpw7NuIHkgYXV0b3NlcnZpY2lv" TargetMode="External"/><Relationship Id="rId19" Type="http://schemas.openxmlformats.org/officeDocument/2006/relationships/hyperlink" Target="https://marcialpons-openaccess.es/index.php/juridicas/catalog/download/Sostenibilidad-y-derecho/29/733?inline=1" TargetMode="External"/><Relationship Id="rId18" Type="http://schemas.openxmlformats.org/officeDocument/2006/relationships/hyperlink" Target="https://docs.google.com/document/d/1c_zAj4h6nJ7x__9SC7jmTJgTxcaFWtdE/edit?usp=drive_link&amp;ouid=116964615012484106443&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